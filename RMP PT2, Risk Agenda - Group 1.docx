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696"/>
        <w:gridCol w:w="3972"/>
        <w:gridCol w:w="278"/>
        <w:gridCol w:w="453"/>
      </w:tblGrid>
      <w:tr w:rsidR="00C3569F" w14:paraId="4E15A086" w14:textId="77777777" w:rsidTr="00F4715A">
        <w:trPr>
          <w:trHeight w:val="9693"/>
        </w:trPr>
        <w:tc>
          <w:tcPr>
            <w:tcW w:w="5000" w:type="pct"/>
            <w:gridSpan w:val="6"/>
          </w:tcPr>
          <w:p w14:paraId="151B298C" w14:textId="15727408" w:rsidR="00C3569F" w:rsidRDefault="00412FBE" w:rsidP="00B7244E">
            <w:r>
              <w:rPr>
                <w:noProof/>
              </w:rPr>
              <w:drawing>
                <wp:anchor distT="0" distB="0" distL="114300" distR="114300" simplePos="0" relativeHeight="251774976" behindDoc="0" locked="0" layoutInCell="1" allowOverlap="1" wp14:anchorId="5A5FE0BA" wp14:editId="5012C316">
                  <wp:simplePos x="0" y="0"/>
                  <wp:positionH relativeFrom="column">
                    <wp:posOffset>6132062</wp:posOffset>
                  </wp:positionH>
                  <wp:positionV relativeFrom="paragraph">
                    <wp:posOffset>2540</wp:posOffset>
                  </wp:positionV>
                  <wp:extent cx="736600" cy="754380"/>
                  <wp:effectExtent l="0" t="0" r="0" b="0"/>
                  <wp:wrapNone/>
                  <wp:docPr id="141864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924" name="Picture 6"/>
                          <pic:cNvPicPr>
                            <a:picLocks noChangeAspect="1"/>
                          </pic:cNvPicPr>
                        </pic:nvPicPr>
                        <pic:blipFill>
                          <a:blip r:embed="rId11" cstate="print">
                            <a:lum bright="70000" contrast="-70000"/>
                            <a:extLst>
                              <a:ext uri="{28A0092B-C50C-407E-A947-70E740481C1C}">
                                <a14:useLocalDpi xmlns:a14="http://schemas.microsoft.com/office/drawing/2010/main" val="0"/>
                              </a:ext>
                            </a:extLst>
                          </a:blip>
                          <a:stretch>
                            <a:fillRect/>
                          </a:stretch>
                        </pic:blipFill>
                        <pic:spPr>
                          <a:xfrm>
                            <a:off x="0" y="0"/>
                            <a:ext cx="736600" cy="754380"/>
                          </a:xfrm>
                          <a:prstGeom prst="rect">
                            <a:avLst/>
                          </a:prstGeom>
                        </pic:spPr>
                      </pic:pic>
                    </a:graphicData>
                  </a:graphic>
                </wp:anchor>
              </w:drawing>
            </w:r>
            <w:r w:rsidR="00C3569F" w:rsidRPr="009B5DF8">
              <w:rPr>
                <w:noProof/>
                <w:lang w:eastAsia="en-AU"/>
              </w:rPr>
              <w:drawing>
                <wp:inline distT="0" distB="0" distL="0" distR="0" wp14:anchorId="52BC7E4F" wp14:editId="006F3A18">
                  <wp:extent cx="6856942" cy="6188148"/>
                  <wp:effectExtent l="0" t="0" r="1270" b="0"/>
                  <wp:docPr id="2" name="Picture 2" descr="Close up of a scul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ose up of a sculpture"/>
                          <pic:cNvPicPr/>
                        </pic:nvPicPr>
                        <pic:blipFill rotWithShape="1">
                          <a:blip r:embed="rId12">
                            <a:extLst>
                              <a:ext uri="{28A0092B-C50C-407E-A947-70E740481C1C}">
                                <a14:useLocalDpi xmlns:a14="http://schemas.microsoft.com/office/drawing/2010/main" val="0"/>
                              </a:ext>
                            </a:extLst>
                          </a:blip>
                          <a:srcRect l="32796" r="1473" b="1133"/>
                          <a:stretch/>
                        </pic:blipFill>
                        <pic:spPr bwMode="auto">
                          <a:xfrm>
                            <a:off x="0" y="0"/>
                            <a:ext cx="6857664" cy="618879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404A833B" w14:textId="77777777" w:rsidTr="003C0501">
        <w:trPr>
          <w:trHeight w:val="144"/>
        </w:trPr>
        <w:tc>
          <w:tcPr>
            <w:tcW w:w="417" w:type="pct"/>
            <w:shd w:val="clear" w:color="auto" w:fill="262626" w:themeFill="text1" w:themeFillTint="D9"/>
          </w:tcPr>
          <w:p w14:paraId="2EBC0527" w14:textId="77777777" w:rsidR="00C3569F" w:rsidRDefault="00C3569F" w:rsidP="00B7244E"/>
        </w:tc>
        <w:tc>
          <w:tcPr>
            <w:tcW w:w="2083" w:type="pct"/>
            <w:tcBorders>
              <w:top w:val="single" w:sz="48" w:space="0" w:color="D83D27" w:themeColor="accent2"/>
            </w:tcBorders>
            <w:shd w:val="clear" w:color="auto" w:fill="262626" w:themeFill="text1" w:themeFillTint="D9"/>
          </w:tcPr>
          <w:p w14:paraId="7E1E8627" w14:textId="6198EAC9" w:rsidR="00C3569F" w:rsidRPr="00A00E8F" w:rsidRDefault="00C3569F" w:rsidP="00B7244E"/>
        </w:tc>
        <w:tc>
          <w:tcPr>
            <w:tcW w:w="2160" w:type="pct"/>
            <w:gridSpan w:val="2"/>
            <w:shd w:val="clear" w:color="auto" w:fill="262626" w:themeFill="text1" w:themeFillTint="D9"/>
          </w:tcPr>
          <w:p w14:paraId="740D6FF7" w14:textId="2E0541CE" w:rsidR="00C3569F" w:rsidRPr="00A00E8F" w:rsidRDefault="00C3569F" w:rsidP="00B7244E"/>
        </w:tc>
        <w:tc>
          <w:tcPr>
            <w:tcW w:w="339" w:type="pct"/>
            <w:gridSpan w:val="2"/>
            <w:shd w:val="clear" w:color="auto" w:fill="262626" w:themeFill="text1" w:themeFillTint="D9"/>
          </w:tcPr>
          <w:p w14:paraId="428D42DA" w14:textId="77777777" w:rsidR="00C3569F" w:rsidRDefault="00C3569F" w:rsidP="00B7244E"/>
        </w:tc>
      </w:tr>
      <w:tr w:rsidR="00C3569F" w14:paraId="0F1ACF1A" w14:textId="77777777" w:rsidTr="002E3BEA">
        <w:trPr>
          <w:trHeight w:val="3327"/>
        </w:trPr>
        <w:tc>
          <w:tcPr>
            <w:tcW w:w="417" w:type="pct"/>
            <w:shd w:val="clear" w:color="auto" w:fill="262626" w:themeFill="text1" w:themeFillTint="D9"/>
          </w:tcPr>
          <w:p w14:paraId="059946B4" w14:textId="77777777" w:rsidR="00C3569F" w:rsidRDefault="00C3569F" w:rsidP="00B7244E"/>
        </w:tc>
        <w:tc>
          <w:tcPr>
            <w:tcW w:w="4244" w:type="pct"/>
            <w:gridSpan w:val="3"/>
            <w:shd w:val="clear" w:color="auto" w:fill="262626" w:themeFill="text1" w:themeFillTint="D9"/>
          </w:tcPr>
          <w:p w14:paraId="279E35EE" w14:textId="617EEFEB" w:rsidR="003C0501" w:rsidRPr="003C0501" w:rsidRDefault="003C0501" w:rsidP="003C0501">
            <w:pPr>
              <w:pStyle w:val="Title"/>
              <w:rPr>
                <w:sz w:val="56"/>
              </w:rPr>
            </w:pPr>
            <w:r w:rsidRPr="003C0501">
              <w:rPr>
                <w:sz w:val="56"/>
              </w:rPr>
              <w:t>Risk management</w:t>
            </w:r>
            <w:r>
              <w:rPr>
                <w:sz w:val="56"/>
              </w:rPr>
              <w:t xml:space="preserve"> </w:t>
            </w:r>
            <w:r w:rsidRPr="003C0501">
              <w:rPr>
                <w:sz w:val="56"/>
              </w:rPr>
              <w:t>PLAN</w:t>
            </w:r>
          </w:p>
          <w:p w14:paraId="23FD4A22" w14:textId="6FF1A81E" w:rsidR="00C3569F" w:rsidRPr="003C0501" w:rsidRDefault="003C0501" w:rsidP="003D71D4">
            <w:pPr>
              <w:pStyle w:val="Subtitle"/>
              <w:rPr>
                <w:sz w:val="32"/>
                <w:szCs w:val="32"/>
              </w:rPr>
            </w:pPr>
            <w:r w:rsidRPr="003C0501">
              <w:rPr>
                <w:noProof/>
                <w:sz w:val="32"/>
                <w:szCs w:val="32"/>
              </w:rPr>
              <w:drawing>
                <wp:anchor distT="0" distB="0" distL="114300" distR="114300" simplePos="0" relativeHeight="251629568" behindDoc="0" locked="0" layoutInCell="1" allowOverlap="1" wp14:anchorId="533CF82F" wp14:editId="4F07EF7C">
                  <wp:simplePos x="0" y="0"/>
                  <wp:positionH relativeFrom="column">
                    <wp:posOffset>-114935</wp:posOffset>
                  </wp:positionH>
                  <wp:positionV relativeFrom="paragraph">
                    <wp:posOffset>575310</wp:posOffset>
                  </wp:positionV>
                  <wp:extent cx="942975" cy="942975"/>
                  <wp:effectExtent l="0" t="0" r="0" b="0"/>
                  <wp:wrapNone/>
                  <wp:docPr id="1719210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0470" name="Picture 17192104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p>
        </w:tc>
        <w:tc>
          <w:tcPr>
            <w:tcW w:w="339" w:type="pct"/>
            <w:gridSpan w:val="2"/>
            <w:shd w:val="clear" w:color="auto" w:fill="262626" w:themeFill="text1" w:themeFillTint="D9"/>
          </w:tcPr>
          <w:p w14:paraId="4711C0B6" w14:textId="348011EB" w:rsidR="00C3569F" w:rsidRDefault="00C3569F" w:rsidP="00B7244E"/>
        </w:tc>
      </w:tr>
      <w:tr w:rsidR="00C3569F" w14:paraId="615D48BE" w14:textId="77777777" w:rsidTr="003C0501">
        <w:trPr>
          <w:trHeight w:val="576"/>
        </w:trPr>
        <w:tc>
          <w:tcPr>
            <w:tcW w:w="417" w:type="pct"/>
            <w:shd w:val="clear" w:color="auto" w:fill="262626" w:themeFill="text1" w:themeFillTint="D9"/>
          </w:tcPr>
          <w:p w14:paraId="1287C8C7" w14:textId="77777777" w:rsidR="00C3569F" w:rsidRDefault="00C3569F" w:rsidP="00B7244E"/>
        </w:tc>
        <w:tc>
          <w:tcPr>
            <w:tcW w:w="2405" w:type="pct"/>
            <w:gridSpan w:val="2"/>
            <w:shd w:val="clear" w:color="auto" w:fill="262626" w:themeFill="text1" w:themeFillTint="D9"/>
          </w:tcPr>
          <w:p w14:paraId="7E2E33D6" w14:textId="044C5744" w:rsidR="00C3569F" w:rsidRPr="003C0501" w:rsidRDefault="003C0501" w:rsidP="00B7244E">
            <w:pPr>
              <w:pStyle w:val="Company"/>
              <w:rPr>
                <w:sz w:val="28"/>
              </w:rPr>
            </w:pPr>
            <w:r w:rsidRPr="003C0501">
              <w:rPr>
                <w:sz w:val="28"/>
              </w:rPr>
              <w:t>ITrust</w:t>
            </w:r>
            <w:r w:rsidRPr="00E8401C">
              <w:rPr>
                <w:color w:val="D83D27" w:themeColor="accent2"/>
                <w:sz w:val="28"/>
              </w:rPr>
              <w:t>U</w:t>
            </w:r>
          </w:p>
        </w:tc>
        <w:tc>
          <w:tcPr>
            <w:tcW w:w="1968" w:type="pct"/>
            <w:gridSpan w:val="2"/>
            <w:shd w:val="clear" w:color="auto" w:fill="262626" w:themeFill="text1" w:themeFillTint="D9"/>
          </w:tcPr>
          <w:p w14:paraId="4D8785C3" w14:textId="737D277A" w:rsidR="00C3569F" w:rsidRPr="003C0501" w:rsidRDefault="003C0501" w:rsidP="003166B5">
            <w:pPr>
              <w:pStyle w:val="Company"/>
              <w:jc w:val="right"/>
              <w:rPr>
                <w:sz w:val="20"/>
                <w:szCs w:val="20"/>
              </w:rPr>
            </w:pPr>
            <w:r w:rsidRPr="003C0501">
              <w:rPr>
                <w:sz w:val="20"/>
                <w:szCs w:val="20"/>
              </w:rPr>
              <w:t>Your Confidence, our commitment</w:t>
            </w:r>
          </w:p>
        </w:tc>
        <w:tc>
          <w:tcPr>
            <w:tcW w:w="210" w:type="pct"/>
            <w:shd w:val="clear" w:color="auto" w:fill="262626" w:themeFill="text1" w:themeFillTint="D9"/>
          </w:tcPr>
          <w:p w14:paraId="63236EC4" w14:textId="77777777" w:rsidR="00C3569F" w:rsidRDefault="00C3569F" w:rsidP="00B7244E"/>
        </w:tc>
      </w:tr>
    </w:tbl>
    <w:p w14:paraId="30FCA0E9" w14:textId="5DFB86E2" w:rsidR="00C3569F" w:rsidRDefault="00C3569F" w:rsidP="00B45EF7"/>
    <w:p w14:paraId="4DAA45CC" w14:textId="65540D07" w:rsidR="00B45EF7" w:rsidRDefault="00B45EF7" w:rsidP="00B45EF7">
      <w:pPr>
        <w:sectPr w:rsidR="00B45EF7" w:rsidSect="00B45EF7">
          <w:headerReference w:type="even" r:id="rId14"/>
          <w:headerReference w:type="default" r:id="rId15"/>
          <w:footerReference w:type="default" r:id="rId16"/>
          <w:pgSz w:w="12240" w:h="15840" w:code="1"/>
          <w:pgMar w:top="720" w:right="720" w:bottom="432" w:left="720" w:header="288" w:footer="0" w:gutter="0"/>
          <w:cols w:space="708"/>
          <w:titlePg/>
          <w:docGrid w:linePitch="360"/>
        </w:sectPr>
      </w:pPr>
    </w:p>
    <w:tbl>
      <w:tblPr>
        <w:tblW w:w="10806" w:type="dxa"/>
        <w:tblLayout w:type="fixed"/>
        <w:tblCellMar>
          <w:left w:w="0" w:type="dxa"/>
          <w:right w:w="0" w:type="dxa"/>
        </w:tblCellMar>
        <w:tblLook w:val="0600" w:firstRow="0" w:lastRow="0" w:firstColumn="0" w:lastColumn="0" w:noHBand="1" w:noVBand="1"/>
      </w:tblPr>
      <w:tblGrid>
        <w:gridCol w:w="899"/>
        <w:gridCol w:w="4462"/>
        <w:gridCol w:w="4538"/>
        <w:gridCol w:w="894"/>
        <w:gridCol w:w="13"/>
      </w:tblGrid>
      <w:tr w:rsidR="00C3569F" w14:paraId="4288D602" w14:textId="77777777" w:rsidTr="00884F59">
        <w:trPr>
          <w:gridAfter w:val="1"/>
          <w:wAfter w:w="13" w:type="dxa"/>
          <w:trHeight w:val="2772"/>
        </w:trPr>
        <w:tc>
          <w:tcPr>
            <w:tcW w:w="10793" w:type="dxa"/>
            <w:gridSpan w:val="4"/>
          </w:tcPr>
          <w:p w14:paraId="4A629206" w14:textId="372D7CD6" w:rsidR="00C3569F" w:rsidRDefault="00C3569F" w:rsidP="00B7244E">
            <w:r w:rsidRPr="009B5DF8">
              <w:rPr>
                <w:noProof/>
                <w:lang w:eastAsia="en-AU"/>
              </w:rPr>
              <w:lastRenderedPageBreak/>
              <w:drawing>
                <wp:inline distT="0" distB="0" distL="0" distR="0" wp14:anchorId="19D4D9E1" wp14:editId="2F32939F">
                  <wp:extent cx="6859114" cy="1819739"/>
                  <wp:effectExtent l="0" t="0" r="0" b="9525"/>
                  <wp:docPr id="4" name="Picture 4" descr="Metallic spheres connected in mes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Metallic spheres connected in mesh"/>
                          <pic:cNvPicPr/>
                        </pic:nvPicPr>
                        <pic:blipFill>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t="30097" b="30097"/>
                          <a:stretch>
                            <a:fillRect/>
                          </a:stretch>
                        </pic:blipFill>
                        <pic:spPr bwMode="auto">
                          <a:xfrm>
                            <a:off x="0" y="0"/>
                            <a:ext cx="6859114" cy="181973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3EAA78AA" w14:textId="77777777" w:rsidTr="00CF7320">
        <w:trPr>
          <w:trHeight w:val="24"/>
        </w:trPr>
        <w:tc>
          <w:tcPr>
            <w:tcW w:w="899" w:type="dxa"/>
            <w:shd w:val="clear" w:color="auto" w:fill="262626" w:themeFill="text1" w:themeFillTint="D9"/>
          </w:tcPr>
          <w:p w14:paraId="1686DECD" w14:textId="77777777" w:rsidR="00C3569F" w:rsidRPr="00415473" w:rsidRDefault="00C3569F" w:rsidP="00B7244E">
            <w:pPr>
              <w:rPr>
                <w:noProof/>
                <w:lang w:eastAsia="en-AU"/>
              </w:rPr>
            </w:pPr>
          </w:p>
        </w:tc>
        <w:tc>
          <w:tcPr>
            <w:tcW w:w="4462" w:type="dxa"/>
            <w:tcBorders>
              <w:top w:val="single" w:sz="48" w:space="0" w:color="D83D27" w:themeColor="accent2"/>
            </w:tcBorders>
            <w:shd w:val="clear" w:color="auto" w:fill="262626" w:themeFill="text1" w:themeFillTint="D9"/>
          </w:tcPr>
          <w:p w14:paraId="4F1E0A4E" w14:textId="77777777" w:rsidR="00C3569F" w:rsidRPr="00415473" w:rsidRDefault="00C3569F" w:rsidP="00B7244E">
            <w:pPr>
              <w:rPr>
                <w:noProof/>
                <w:vertAlign w:val="subscript"/>
                <w:lang w:eastAsia="en-AU"/>
              </w:rPr>
            </w:pPr>
          </w:p>
        </w:tc>
        <w:tc>
          <w:tcPr>
            <w:tcW w:w="4538" w:type="dxa"/>
            <w:shd w:val="clear" w:color="auto" w:fill="262626" w:themeFill="text1" w:themeFillTint="D9"/>
          </w:tcPr>
          <w:p w14:paraId="4E7E3624" w14:textId="77777777" w:rsidR="00C3569F" w:rsidRPr="00415473" w:rsidRDefault="00C3569F" w:rsidP="00B7244E">
            <w:pPr>
              <w:rPr>
                <w:noProof/>
                <w:lang w:eastAsia="en-AU"/>
              </w:rPr>
            </w:pPr>
          </w:p>
        </w:tc>
        <w:tc>
          <w:tcPr>
            <w:tcW w:w="907" w:type="dxa"/>
            <w:gridSpan w:val="2"/>
            <w:shd w:val="clear" w:color="auto" w:fill="262626" w:themeFill="text1" w:themeFillTint="D9"/>
          </w:tcPr>
          <w:p w14:paraId="5AEFDAD1" w14:textId="77777777" w:rsidR="00C3569F" w:rsidRPr="00415473" w:rsidRDefault="00C3569F" w:rsidP="00B7244E">
            <w:pPr>
              <w:rPr>
                <w:noProof/>
                <w:lang w:eastAsia="en-AU"/>
              </w:rPr>
            </w:pPr>
          </w:p>
        </w:tc>
      </w:tr>
      <w:tr w:rsidR="00C3569F" w14:paraId="3792E7D6" w14:textId="77777777" w:rsidTr="002E3BEA">
        <w:trPr>
          <w:trHeight w:val="10714"/>
        </w:trPr>
        <w:tc>
          <w:tcPr>
            <w:tcW w:w="899" w:type="dxa"/>
            <w:shd w:val="clear" w:color="auto" w:fill="262626" w:themeFill="text1" w:themeFillTint="D9"/>
          </w:tcPr>
          <w:p w14:paraId="2CE3EB73" w14:textId="77777777" w:rsidR="00C3569F" w:rsidRDefault="00C3569F" w:rsidP="00B7244E"/>
        </w:tc>
        <w:tc>
          <w:tcPr>
            <w:tcW w:w="9000" w:type="dxa"/>
            <w:gridSpan w:val="2"/>
            <w:shd w:val="clear" w:color="auto" w:fill="262626" w:themeFill="text1" w:themeFillTint="D9"/>
          </w:tcPr>
          <w:p w14:paraId="3ECC5E83" w14:textId="1C6FB91A" w:rsidR="00C3569F" w:rsidRPr="008D1BFA" w:rsidRDefault="00884F59" w:rsidP="00B7244E">
            <w:pPr>
              <w:pStyle w:val="Heading1White"/>
            </w:pPr>
            <w:r>
              <w:t xml:space="preserve">Executive </w:t>
            </w:r>
            <w:r w:rsidR="00DC1BE2">
              <w:t>Overview</w:t>
            </w:r>
          </w:p>
          <w:p w14:paraId="5B6FC806" w14:textId="2D78BCEA" w:rsidR="00585C9D" w:rsidRDefault="00585C9D" w:rsidP="00585C9D">
            <w:pPr>
              <w:pStyle w:val="NormalWhite"/>
            </w:pPr>
            <w:r>
              <w:t xml:space="preserve">The COVID-19 pandemic has introduced pressures our existing risk management plan must now address, alongside ongoing threats from cyber and economic areas. A risk management plan allows us to anticipate these disruptions, protect our obligations to stakeholders, and direct resources to where they reduce our exposure most. </w:t>
            </w:r>
          </w:p>
          <w:p w14:paraId="6A59628C" w14:textId="52ACAF5A" w:rsidR="00585C9D" w:rsidRDefault="00585C9D" w:rsidP="00585C9D">
            <w:pPr>
              <w:pStyle w:val="NormalWhite"/>
            </w:pPr>
            <w:r>
              <w:t>The riskiness index is the first stage of our pandemic risk management plan. It assesses our current exposure across four areas: Finance, Infrastructure, Reputation and Market</w:t>
            </w:r>
            <w:r w:rsidR="00FA7A1B">
              <w:t>ing</w:t>
            </w:r>
            <w:r>
              <w:t xml:space="preserve"> (FIRM). Our overall riskiness index is 5</w:t>
            </w:r>
            <w:r w:rsidR="002B25FC">
              <w:t>5</w:t>
            </w:r>
            <w:r>
              <w:t xml:space="preserve"> out of 80. Market</w:t>
            </w:r>
            <w:r w:rsidR="00FA7A1B">
              <w:t>ing</w:t>
            </w:r>
            <w:r>
              <w:t xml:space="preserve"> carries the greatest exposure (15), followed by Reputation (14) and Infrastructure and Financial (13 each). Our clearest strength is the availability of funds, as supported by Tiva and our strong market share while our greatest exposures lie in internal controls, reserve adequacy, and IT capacity. This index will guide our immediate response, help prioritize resources, and inform the crisis leadership team in coordinating the implementation of the pandemic plan. </w:t>
            </w:r>
          </w:p>
          <w:p w14:paraId="2560714F" w14:textId="77777777" w:rsidR="003D71D4" w:rsidRDefault="003D71D4" w:rsidP="00B45EF7">
            <w:pPr>
              <w:pStyle w:val="NormalWhite"/>
            </w:pPr>
          </w:p>
          <w:p w14:paraId="73273E39" w14:textId="53AEC81E" w:rsidR="003D71D4" w:rsidRDefault="003D71D4" w:rsidP="00B45EF7">
            <w:pPr>
              <w:pStyle w:val="NormalWhite"/>
            </w:pPr>
          </w:p>
          <w:p w14:paraId="1B32BD2F" w14:textId="0F3C59EB" w:rsidR="003D71D4" w:rsidRPr="001B28D2" w:rsidRDefault="003D71D4" w:rsidP="00B45EF7">
            <w:pPr>
              <w:pStyle w:val="NormalWhite"/>
            </w:pPr>
          </w:p>
        </w:tc>
        <w:tc>
          <w:tcPr>
            <w:tcW w:w="907" w:type="dxa"/>
            <w:gridSpan w:val="2"/>
            <w:shd w:val="clear" w:color="auto" w:fill="262626" w:themeFill="text1" w:themeFillTint="D9"/>
          </w:tcPr>
          <w:p w14:paraId="049086E0" w14:textId="4B22E2E1" w:rsidR="00C3569F" w:rsidRDefault="00C3569F" w:rsidP="00B7244E"/>
        </w:tc>
      </w:tr>
    </w:tbl>
    <w:p w14:paraId="1223BF65" w14:textId="6C3AEC86" w:rsidR="009E620D" w:rsidRDefault="009E620D" w:rsidP="00B7244E"/>
    <w:p w14:paraId="27123293" w14:textId="2D420265" w:rsidR="009E620D" w:rsidRDefault="009E620D">
      <w:r>
        <w:br w:type="page"/>
      </w:r>
    </w:p>
    <w:p w14:paraId="46AC834D" w14:textId="3FC30E65" w:rsidR="00C3569F" w:rsidRDefault="00C3569F" w:rsidP="00B7244E"/>
    <w:tbl>
      <w:tblPr>
        <w:tblW w:w="10843" w:type="dxa"/>
        <w:tblLayout w:type="fixed"/>
        <w:tblCellMar>
          <w:left w:w="0" w:type="dxa"/>
          <w:right w:w="0" w:type="dxa"/>
        </w:tblCellMar>
        <w:tblLook w:val="0600" w:firstRow="0" w:lastRow="0" w:firstColumn="0" w:lastColumn="0" w:noHBand="1" w:noVBand="1"/>
      </w:tblPr>
      <w:tblGrid>
        <w:gridCol w:w="4464"/>
        <w:gridCol w:w="6293"/>
        <w:gridCol w:w="86"/>
      </w:tblGrid>
      <w:tr w:rsidR="009E620D" w:rsidRPr="00475B12" w14:paraId="22FC0A09" w14:textId="77777777" w:rsidTr="00CF4A60">
        <w:trPr>
          <w:gridAfter w:val="1"/>
          <w:wAfter w:w="86" w:type="dxa"/>
          <w:trHeight w:val="60"/>
        </w:trPr>
        <w:tc>
          <w:tcPr>
            <w:tcW w:w="4464" w:type="dxa"/>
            <w:tcBorders>
              <w:top w:val="single" w:sz="48" w:space="0" w:color="D83D27" w:themeColor="accent2"/>
            </w:tcBorders>
          </w:tcPr>
          <w:p w14:paraId="796F2B92" w14:textId="5F5EA5EE" w:rsidR="009E620D" w:rsidRPr="00475B12" w:rsidRDefault="009E620D" w:rsidP="00B56EF0"/>
        </w:tc>
        <w:tc>
          <w:tcPr>
            <w:tcW w:w="6293" w:type="dxa"/>
          </w:tcPr>
          <w:p w14:paraId="38E7783A" w14:textId="77777777" w:rsidR="009E620D" w:rsidRPr="00475B12" w:rsidRDefault="009E620D" w:rsidP="00B56EF0"/>
        </w:tc>
      </w:tr>
      <w:tr w:rsidR="00CF4A60" w:rsidRPr="00620D24" w14:paraId="05CD5E53" w14:textId="77777777" w:rsidTr="00CF4A60">
        <w:trPr>
          <w:trHeight w:val="698"/>
        </w:trPr>
        <w:tc>
          <w:tcPr>
            <w:tcW w:w="10843" w:type="dxa"/>
            <w:gridSpan w:val="3"/>
          </w:tcPr>
          <w:p w14:paraId="61835128" w14:textId="13DC1F39" w:rsidR="00CF4A60" w:rsidRPr="00CF4A60" w:rsidRDefault="00CF4A60" w:rsidP="00F6572B">
            <w:pPr>
              <w:pStyle w:val="Heading1"/>
            </w:pPr>
            <w:r>
              <w:t>Contents</w:t>
            </w:r>
          </w:p>
        </w:tc>
      </w:tr>
    </w:tbl>
    <w:sdt>
      <w:sdtPr>
        <w:rPr>
          <w:rFonts w:asciiTheme="minorHAnsi" w:eastAsiaTheme="minorEastAsia" w:hAnsiTheme="minorHAnsi" w:cs="Times New Roman"/>
          <w:b/>
          <w:bCs/>
          <w:color w:val="0D0D0D" w:themeColor="text1" w:themeTint="F2"/>
          <w:sz w:val="24"/>
          <w:szCs w:val="24"/>
        </w:rPr>
        <w:id w:val="980501237"/>
        <w:docPartObj>
          <w:docPartGallery w:val="Table of Contents"/>
          <w:docPartUnique/>
        </w:docPartObj>
      </w:sdtPr>
      <w:sdtEndPr>
        <w:rPr>
          <w:rFonts w:eastAsiaTheme="minorHAnsi" w:cstheme="minorBidi"/>
          <w:b w:val="0"/>
          <w:bCs w:val="0"/>
          <w:color w:val="auto"/>
          <w:sz w:val="22"/>
          <w:szCs w:val="28"/>
        </w:rPr>
      </w:sdtEndPr>
      <w:sdtContent>
        <w:p w14:paraId="32C3A02D" w14:textId="0EF5DDF9" w:rsidR="00F6572B" w:rsidRPr="00536BAF" w:rsidRDefault="004801BA" w:rsidP="00F6572B">
          <w:pPr>
            <w:pStyle w:val="TOCHeading"/>
            <w:ind w:firstLine="720"/>
            <w:rPr>
              <w:rFonts w:asciiTheme="minorHAnsi" w:hAnsiTheme="minorHAnsi"/>
              <w:b/>
              <w:bCs/>
              <w:color w:val="0D0D0D" w:themeColor="text1" w:themeTint="F2"/>
              <w:sz w:val="24"/>
              <w:szCs w:val="24"/>
            </w:rPr>
          </w:pPr>
          <w:r>
            <w:rPr>
              <w:rFonts w:asciiTheme="minorHAnsi" w:hAnsiTheme="minorHAnsi"/>
              <w:b/>
              <w:bCs/>
              <w:noProof/>
              <w:color w:val="000000" w:themeColor="text1"/>
              <w:sz w:val="24"/>
              <w:szCs w:val="24"/>
            </w:rPr>
            <mc:AlternateContent>
              <mc:Choice Requires="wpg">
                <w:drawing>
                  <wp:anchor distT="0" distB="0" distL="114300" distR="114300" simplePos="0" relativeHeight="251670528" behindDoc="0" locked="0" layoutInCell="1" allowOverlap="1" wp14:anchorId="095146DE" wp14:editId="1EF94D37">
                    <wp:simplePos x="0" y="0"/>
                    <wp:positionH relativeFrom="column">
                      <wp:posOffset>19050</wp:posOffset>
                    </wp:positionH>
                    <wp:positionV relativeFrom="paragraph">
                      <wp:posOffset>97155</wp:posOffset>
                    </wp:positionV>
                    <wp:extent cx="314325" cy="323850"/>
                    <wp:effectExtent l="0" t="0" r="9525" b="0"/>
                    <wp:wrapNone/>
                    <wp:docPr id="1070388065" name="Group 21"/>
                    <wp:cNvGraphicFramePr/>
                    <a:graphic xmlns:a="http://schemas.openxmlformats.org/drawingml/2006/main">
                      <a:graphicData uri="http://schemas.microsoft.com/office/word/2010/wordprocessingGroup">
                        <wpg:wgp>
                          <wpg:cNvGrpSpPr/>
                          <wpg:grpSpPr>
                            <a:xfrm>
                              <a:off x="0" y="0"/>
                              <a:ext cx="314325" cy="323850"/>
                              <a:chOff x="0" y="0"/>
                              <a:chExt cx="314325" cy="323850"/>
                            </a:xfrm>
                          </wpg:grpSpPr>
                          <wps:wsp>
                            <wps:cNvPr id="1419122991" name="Oval 6"/>
                            <wps:cNvSpPr/>
                            <wps:spPr>
                              <a:xfrm>
                                <a:off x="0" y="0"/>
                                <a:ext cx="314325" cy="323850"/>
                              </a:xfrm>
                              <a:prstGeom prst="ellipse">
                                <a:avLst/>
                              </a:prstGeom>
                              <a:solidFill>
                                <a:schemeClr val="bg1">
                                  <a:lumMod val="9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wps:wsp>
                            <wps:cNvPr id="517642345" name="Text Box 2"/>
                            <wps:cNvSpPr txBox="1">
                              <a:spLocks noChangeArrowheads="1"/>
                            </wps:cNvSpPr>
                            <wps:spPr bwMode="auto">
                              <a:xfrm>
                                <a:off x="26670" y="30480"/>
                                <a:ext cx="257175" cy="271145"/>
                              </a:xfrm>
                              <a:prstGeom prst="rect">
                                <a:avLst/>
                              </a:prstGeom>
                              <a:noFill/>
                              <a:ln w="9525">
                                <a:noFill/>
                                <a:miter lim="800000"/>
                                <a:headEnd/>
                                <a:tailEnd/>
                              </a:ln>
                            </wps:spPr>
                            <wps:txbx>
                              <w:txbxContent>
                                <w:p w14:paraId="42D587D8" w14:textId="77777777" w:rsidR="00F6572B" w:rsidRPr="003B2C93" w:rsidRDefault="00F6572B" w:rsidP="00F6572B">
                                  <w:pPr>
                                    <w:rPr>
                                      <w:b/>
                                      <w:bCs/>
                                      <w:color w:val="D83D27" w:themeColor="accent2"/>
                                    </w:rPr>
                                  </w:pPr>
                                  <w:r w:rsidRPr="003B2C93">
                                    <w:rPr>
                                      <w:b/>
                                      <w:bCs/>
                                      <w:color w:val="D83D27" w:themeColor="accent2"/>
                                    </w:rPr>
                                    <w:t>1</w:t>
                                  </w:r>
                                </w:p>
                              </w:txbxContent>
                            </wps:txbx>
                            <wps:bodyPr rot="0" vert="horz" wrap="square" lIns="91440" tIns="45720" rIns="91440" bIns="45720" anchor="t" anchorCtr="0">
                              <a:spAutoFit/>
                            </wps:bodyPr>
                          </wps:wsp>
                        </wpg:wgp>
                      </a:graphicData>
                    </a:graphic>
                  </wp:anchor>
                </w:drawing>
              </mc:Choice>
              <mc:Fallback>
                <w:pict>
                  <v:group w14:anchorId="095146DE" id="Group 21" o:spid="_x0000_s1026" style="position:absolute;left:0;text-align:left;margin-left:1.5pt;margin-top:7.65pt;width:24.75pt;height:25.5pt;z-index:251670528" coordsize="3143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">
                    <v:oval id="Oval 6" o:spid="_x0000_s1027" style="position:absolute;width:314325;height:32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" fillcolor="#f2f2f2 [3052]" stroked="f" strokeweight="2pt">
                      <v:stroke miterlimit="4" joinstyle="miter"/>
                      <v:textbox inset="3pt,3pt,3pt,3pt"/>
                    </v:oval>
                    <v:shapetype id="_x0000_t202" coordsize="21600,21600" o:spt="202" path="m,l,21600r21600,l21600,xe">
                      <v:stroke joinstyle="miter"/>
                      <v:path gradientshapeok="t" o:connecttype="rect"/>
                    </v:shapetype>
                    <v:shape id="_x0000_s1028" type="#_x0000_t202" style="position:absolute;left:26670;top:30480;width:257175;height:27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" filled="f" stroked="f">
                      <v:textbox style="mso-fit-shape-to-text:t">
                        <w:txbxContent>
                          <w:p w14:paraId="42D587D8" w14:textId="77777777" w:rsidR="00F6572B" w:rsidRPr="003B2C93" w:rsidRDefault="00F6572B" w:rsidP="00F6572B">
                            <w:pPr>
                              <w:rPr>
                                <w:b/>
                                <w:bCs/>
                                <w:color w:val="D83D27" w:themeColor="accent2"/>
                              </w:rPr>
                            </w:pPr>
                            <w:r w:rsidRPr="003B2C93">
                              <w:rPr>
                                <w:b/>
                                <w:bCs/>
                                <w:color w:val="D83D27" w:themeColor="accent2"/>
                              </w:rPr>
                              <w:t>1</w:t>
                            </w:r>
                          </w:p>
                        </w:txbxContent>
                      </v:textbox>
                    </v:shape>
                  </v:group>
                </w:pict>
              </mc:Fallback>
            </mc:AlternateContent>
          </w:r>
          <w:r w:rsidR="00F6572B" w:rsidRPr="00536BAF">
            <w:rPr>
              <w:rFonts w:asciiTheme="minorHAnsi" w:hAnsiTheme="minorHAnsi"/>
              <w:b/>
              <w:bCs/>
              <w:color w:val="0D0D0D" w:themeColor="text1" w:themeTint="F2"/>
              <w:sz w:val="24"/>
              <w:szCs w:val="24"/>
            </w:rPr>
            <w:t>Riskiness Index</w:t>
          </w:r>
          <w:r w:rsidR="00F6572B" w:rsidRPr="00536BAF">
            <w:rPr>
              <w:rFonts w:asciiTheme="minorHAnsi" w:hAnsiTheme="minorHAnsi"/>
              <w:color w:val="0D0D0D" w:themeColor="text1" w:themeTint="F2"/>
              <w:sz w:val="20"/>
              <w:szCs w:val="20"/>
            </w:rPr>
            <w:ptab w:relativeTo="margin" w:alignment="right" w:leader="dot"/>
          </w:r>
          <w:r w:rsidR="003A5D6B" w:rsidRPr="00536BAF">
            <w:rPr>
              <w:rFonts w:asciiTheme="minorHAnsi" w:hAnsiTheme="minorHAnsi"/>
              <w:b/>
              <w:bCs/>
              <w:color w:val="0D0D0D" w:themeColor="text1" w:themeTint="F2"/>
              <w:sz w:val="24"/>
              <w:szCs w:val="24"/>
            </w:rPr>
            <w:t>4</w:t>
          </w:r>
        </w:p>
        <w:p w14:paraId="6A045248" w14:textId="4C794141" w:rsidR="00F6572B" w:rsidRDefault="00F6572B" w:rsidP="00F6572B">
          <w:pPr>
            <w:rPr>
              <w:sz w:val="18"/>
              <w:szCs w:val="18"/>
            </w:rPr>
          </w:pPr>
        </w:p>
        <w:p w14:paraId="1C9A8C35" w14:textId="2DF4A698" w:rsidR="00F6572B" w:rsidRPr="00F6572B" w:rsidRDefault="004801BA" w:rsidP="00F6572B">
          <w:pPr>
            <w:rPr>
              <w:sz w:val="18"/>
              <w:szCs w:val="18"/>
            </w:rPr>
          </w:pPr>
          <w:r>
            <w:rPr>
              <w:noProof/>
              <w:sz w:val="18"/>
              <w:szCs w:val="18"/>
            </w:rPr>
            <mc:AlternateContent>
              <mc:Choice Requires="wpg">
                <w:drawing>
                  <wp:anchor distT="0" distB="0" distL="114300" distR="114300" simplePos="0" relativeHeight="251678720" behindDoc="0" locked="0" layoutInCell="1" allowOverlap="1" wp14:anchorId="1DA7DB5B" wp14:editId="5D13EA74">
                    <wp:simplePos x="0" y="0"/>
                    <wp:positionH relativeFrom="column">
                      <wp:posOffset>18884</wp:posOffset>
                    </wp:positionH>
                    <wp:positionV relativeFrom="paragraph">
                      <wp:posOffset>50800</wp:posOffset>
                    </wp:positionV>
                    <wp:extent cx="314325" cy="323850"/>
                    <wp:effectExtent l="0" t="0" r="9525" b="0"/>
                    <wp:wrapNone/>
                    <wp:docPr id="423190903" name="Group 20"/>
                    <wp:cNvGraphicFramePr/>
                    <a:graphic xmlns:a="http://schemas.openxmlformats.org/drawingml/2006/main">
                      <a:graphicData uri="http://schemas.microsoft.com/office/word/2010/wordprocessingGroup">
                        <wpg:wgp>
                          <wpg:cNvGrpSpPr/>
                          <wpg:grpSpPr>
                            <a:xfrm>
                              <a:off x="0" y="0"/>
                              <a:ext cx="314325" cy="323850"/>
                              <a:chOff x="0" y="0"/>
                              <a:chExt cx="314325" cy="323850"/>
                            </a:xfrm>
                          </wpg:grpSpPr>
                          <wps:wsp>
                            <wps:cNvPr id="227326397" name="Oval 6"/>
                            <wps:cNvSpPr/>
                            <wps:spPr>
                              <a:xfrm>
                                <a:off x="0" y="0"/>
                                <a:ext cx="314325" cy="323850"/>
                              </a:xfrm>
                              <a:prstGeom prst="ellipse">
                                <a:avLst/>
                              </a:prstGeom>
                              <a:solidFill>
                                <a:schemeClr val="bg1">
                                  <a:lumMod val="9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wps:wsp>
                            <wps:cNvPr id="1562772853" name="Text Box 2"/>
                            <wps:cNvSpPr txBox="1">
                              <a:spLocks noChangeArrowheads="1"/>
                            </wps:cNvSpPr>
                            <wps:spPr bwMode="auto">
                              <a:xfrm>
                                <a:off x="22860" y="30480"/>
                                <a:ext cx="257175" cy="271145"/>
                              </a:xfrm>
                              <a:prstGeom prst="rect">
                                <a:avLst/>
                              </a:prstGeom>
                              <a:noFill/>
                              <a:ln w="9525">
                                <a:noFill/>
                                <a:miter lim="800000"/>
                                <a:headEnd/>
                                <a:tailEnd/>
                              </a:ln>
                            </wps:spPr>
                            <wps:txbx>
                              <w:txbxContent>
                                <w:p w14:paraId="70018D8A" w14:textId="1F57028A" w:rsidR="00F6572B" w:rsidRPr="00F6572B" w:rsidRDefault="00F6572B" w:rsidP="00F6572B">
                                  <w:pPr>
                                    <w:rPr>
                                      <w:b/>
                                      <w:bCs/>
                                      <w:color w:val="D83D27" w:themeColor="accent2"/>
                                      <w:lang w:val="en-CA"/>
                                    </w:rPr>
                                  </w:pPr>
                                  <w:r>
                                    <w:rPr>
                                      <w:b/>
                                      <w:bCs/>
                                      <w:color w:val="D83D27" w:themeColor="accent2"/>
                                      <w:lang w:val="en-CA"/>
                                    </w:rPr>
                                    <w:t>2</w:t>
                                  </w:r>
                                </w:p>
                              </w:txbxContent>
                            </wps:txbx>
                            <wps:bodyPr rot="0" vert="horz" wrap="square" lIns="91440" tIns="45720" rIns="91440" bIns="45720" anchor="t" anchorCtr="0">
                              <a:spAutoFit/>
                            </wps:bodyPr>
                          </wps:wsp>
                        </wpg:wgp>
                      </a:graphicData>
                    </a:graphic>
                  </wp:anchor>
                </w:drawing>
              </mc:Choice>
              <mc:Fallback>
                <w:pict>
                  <v:group w14:anchorId="1DA7DB5B" id="Group 20" o:spid="_x0000_s1029" style="position:absolute;margin-left:1.5pt;margin-top:4pt;width:24.75pt;height:25.5pt;z-index:251678720" coordsize="3143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">
                    <v:oval id="Oval 6" o:spid="_x0000_s1030" style="position:absolute;width:314325;height:32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" fillcolor="#f2f2f2 [3052]" stroked="f" strokeweight="2pt">
                      <v:stroke miterlimit="4" joinstyle="miter"/>
                      <v:textbox inset="3pt,3pt,3pt,3pt"/>
                    </v:oval>
                    <v:shape id="_x0000_s1031" type="#_x0000_t202" style="position:absolute;left:22860;top:30480;width:257175;height:27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" filled="f" stroked="f">
                      <v:textbox style="mso-fit-shape-to-text:t">
                        <w:txbxContent>
                          <w:p w14:paraId="70018D8A" w14:textId="1F57028A" w:rsidR="00F6572B" w:rsidRPr="00F6572B" w:rsidRDefault="00F6572B" w:rsidP="00F6572B">
                            <w:pPr>
                              <w:rPr>
                                <w:b/>
                                <w:bCs/>
                                <w:color w:val="D83D27" w:themeColor="accent2"/>
                                <w:lang w:val="en-CA"/>
                              </w:rPr>
                            </w:pPr>
                            <w:r>
                              <w:rPr>
                                <w:b/>
                                <w:bCs/>
                                <w:color w:val="D83D27" w:themeColor="accent2"/>
                                <w:lang w:val="en-CA"/>
                              </w:rPr>
                              <w:t>2</w:t>
                            </w:r>
                          </w:p>
                        </w:txbxContent>
                      </v:textbox>
                    </v:shape>
                  </v:group>
                </w:pict>
              </mc:Fallback>
            </mc:AlternateContent>
          </w:r>
        </w:p>
        <w:p w14:paraId="3C364424" w14:textId="77777777" w:rsidR="00FB520B" w:rsidRDefault="00F6572B" w:rsidP="00536BAF">
          <w:pPr>
            <w:pStyle w:val="TOC1"/>
          </w:pPr>
          <w:r w:rsidRPr="00536BAF">
            <w:t>Risk Agenda</w:t>
          </w:r>
          <w:r w:rsidRPr="00536BAF">
            <w:rPr>
              <w:b w:val="0"/>
              <w:bCs w:val="0"/>
              <w:sz w:val="20"/>
              <w:szCs w:val="20"/>
            </w:rPr>
            <w:ptab w:relativeTo="margin" w:alignment="right" w:leader="dot"/>
          </w:r>
          <w:r w:rsidRPr="00536BAF">
            <w:t>15</w:t>
          </w:r>
        </w:p>
        <w:p w14:paraId="39C2884F" w14:textId="5ADFCF15" w:rsidR="00FB520B" w:rsidRDefault="00FB520B" w:rsidP="00FB520B">
          <w:r>
            <w:rPr>
              <w:noProof/>
              <w:sz w:val="18"/>
              <w:szCs w:val="18"/>
            </w:rPr>
            <mc:AlternateContent>
              <mc:Choice Requires="wpg">
                <w:drawing>
                  <wp:anchor distT="0" distB="0" distL="114300" distR="114300" simplePos="0" relativeHeight="251760640" behindDoc="0" locked="0" layoutInCell="1" allowOverlap="1" wp14:anchorId="4BEA7519" wp14:editId="2E6F8720">
                    <wp:simplePos x="0" y="0"/>
                    <wp:positionH relativeFrom="column">
                      <wp:posOffset>21424</wp:posOffset>
                    </wp:positionH>
                    <wp:positionV relativeFrom="paragraph">
                      <wp:posOffset>99695</wp:posOffset>
                    </wp:positionV>
                    <wp:extent cx="314325" cy="323850"/>
                    <wp:effectExtent l="0" t="0" r="9525" b="0"/>
                    <wp:wrapNone/>
                    <wp:docPr id="238250817" name="Group 20"/>
                    <wp:cNvGraphicFramePr/>
                    <a:graphic xmlns:a="http://schemas.openxmlformats.org/drawingml/2006/main">
                      <a:graphicData uri="http://schemas.microsoft.com/office/word/2010/wordprocessingGroup">
                        <wpg:wgp>
                          <wpg:cNvGrpSpPr/>
                          <wpg:grpSpPr>
                            <a:xfrm>
                              <a:off x="0" y="0"/>
                              <a:ext cx="314325" cy="323850"/>
                              <a:chOff x="0" y="0"/>
                              <a:chExt cx="314325" cy="323850"/>
                            </a:xfrm>
                          </wpg:grpSpPr>
                          <wps:wsp>
                            <wps:cNvPr id="128863155" name="Oval 6"/>
                            <wps:cNvSpPr/>
                            <wps:spPr>
                              <a:xfrm>
                                <a:off x="0" y="0"/>
                                <a:ext cx="314325" cy="323850"/>
                              </a:xfrm>
                              <a:prstGeom prst="ellipse">
                                <a:avLst/>
                              </a:prstGeom>
                              <a:solidFill>
                                <a:schemeClr val="bg1">
                                  <a:lumMod val="9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wps:wsp>
                            <wps:cNvPr id="1010442037" name="Text Box 2"/>
                            <wps:cNvSpPr txBox="1">
                              <a:spLocks noChangeArrowheads="1"/>
                            </wps:cNvSpPr>
                            <wps:spPr bwMode="auto">
                              <a:xfrm>
                                <a:off x="22860" y="30480"/>
                                <a:ext cx="257175" cy="271145"/>
                              </a:xfrm>
                              <a:prstGeom prst="rect">
                                <a:avLst/>
                              </a:prstGeom>
                              <a:noFill/>
                              <a:ln w="9525">
                                <a:noFill/>
                                <a:miter lim="800000"/>
                                <a:headEnd/>
                                <a:tailEnd/>
                              </a:ln>
                            </wps:spPr>
                            <wps:txbx>
                              <w:txbxContent>
                                <w:p w14:paraId="4F258F2F" w14:textId="4F605043" w:rsidR="00FB520B" w:rsidRPr="00F6572B" w:rsidRDefault="00FB520B" w:rsidP="00FB520B">
                                  <w:pPr>
                                    <w:rPr>
                                      <w:b/>
                                      <w:bCs/>
                                      <w:color w:val="D83D27" w:themeColor="accent2"/>
                                      <w:lang w:val="en-CA"/>
                                    </w:rPr>
                                  </w:pPr>
                                  <w:r>
                                    <w:rPr>
                                      <w:b/>
                                      <w:bCs/>
                                      <w:color w:val="D83D27" w:themeColor="accent2"/>
                                      <w:lang w:val="en-CA"/>
                                    </w:rPr>
                                    <w:t>3</w:t>
                                  </w:r>
                                </w:p>
                              </w:txbxContent>
                            </wps:txbx>
                            <wps:bodyPr rot="0" vert="horz" wrap="square" lIns="91440" tIns="45720" rIns="91440" bIns="45720" anchor="t" anchorCtr="0">
                              <a:spAutoFit/>
                            </wps:bodyPr>
                          </wps:wsp>
                        </wpg:wgp>
                      </a:graphicData>
                    </a:graphic>
                  </wp:anchor>
                </w:drawing>
              </mc:Choice>
              <mc:Fallback>
                <w:pict>
                  <v:group w14:anchorId="4BEA7519" id="_x0000_s1032" style="position:absolute;margin-left:1.7pt;margin-top:7.85pt;width:24.75pt;height:25.5pt;z-index:251760640" coordsize="3143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">
                    <v:oval id="Oval 6" o:spid="_x0000_s1033" style="position:absolute;width:314325;height:32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" fillcolor="#f2f2f2 [3052]" stroked="f" strokeweight="2pt">
                      <v:stroke miterlimit="4" joinstyle="miter"/>
                      <v:textbox inset="3pt,3pt,3pt,3pt"/>
                    </v:oval>
                    <v:shape id="_x0000_s1034" type="#_x0000_t202" style="position:absolute;left:22860;top:30480;width:257175;height:27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" filled="f" stroked="f">
                      <v:textbox style="mso-fit-shape-to-text:t">
                        <w:txbxContent>
                          <w:p w14:paraId="4F258F2F" w14:textId="4F605043" w:rsidR="00FB520B" w:rsidRPr="00F6572B" w:rsidRDefault="00FB520B" w:rsidP="00FB520B">
                            <w:pPr>
                              <w:rPr>
                                <w:b/>
                                <w:bCs/>
                                <w:color w:val="D83D27" w:themeColor="accent2"/>
                                <w:lang w:val="en-CA"/>
                              </w:rPr>
                            </w:pPr>
                            <w:r>
                              <w:rPr>
                                <w:b/>
                                <w:bCs/>
                                <w:color w:val="D83D27" w:themeColor="accent2"/>
                                <w:lang w:val="en-CA"/>
                              </w:rPr>
                              <w:t>3</w:t>
                            </w:r>
                          </w:p>
                        </w:txbxContent>
                      </v:textbox>
                    </v:shape>
                  </v:group>
                </w:pict>
              </mc:Fallback>
            </mc:AlternateContent>
          </w:r>
        </w:p>
        <w:p w14:paraId="1C36CFC7" w14:textId="326F1AF6" w:rsidR="00F6572B" w:rsidRPr="00FB520B" w:rsidRDefault="00FB520B" w:rsidP="00FB520B">
          <w:r>
            <w:tab/>
          </w:r>
          <w:r>
            <w:rPr>
              <w:b/>
              <w:bCs/>
            </w:rPr>
            <w:t xml:space="preserve">Appendix </w:t>
          </w:r>
          <w:r w:rsidRPr="00536BAF">
            <w:rPr>
              <w:sz w:val="20"/>
              <w:szCs w:val="20"/>
            </w:rPr>
            <w:ptab w:relativeTo="margin" w:alignment="right" w:leader="dot"/>
          </w:r>
          <w:r w:rsidRPr="00FB520B">
            <w:rPr>
              <w:b/>
              <w:bCs/>
            </w:rPr>
            <w:t>25</w:t>
          </w:r>
        </w:p>
      </w:sdtContent>
    </w:sdt>
    <w:p w14:paraId="2B84F210" w14:textId="502E3197" w:rsidR="00663E1B" w:rsidRDefault="00663E1B" w:rsidP="009E620D">
      <w:pPr>
        <w:pStyle w:val="Heading1"/>
      </w:pPr>
    </w:p>
    <w:p w14:paraId="163A8773" w14:textId="6356ED44" w:rsidR="003A5D6B" w:rsidRDefault="003A5D6B">
      <w:r>
        <w:br w:type="page"/>
      </w:r>
    </w:p>
    <w:p w14:paraId="0ED44E5C" w14:textId="37C08CDF" w:rsidR="003A5D6B" w:rsidRDefault="003A5D6B"/>
    <w:tbl>
      <w:tblPr>
        <w:tblW w:w="10773" w:type="dxa"/>
        <w:tblLayout w:type="fixed"/>
        <w:tblCellMar>
          <w:left w:w="0" w:type="dxa"/>
          <w:right w:w="0" w:type="dxa"/>
        </w:tblCellMar>
        <w:tblLook w:val="0600" w:firstRow="0" w:lastRow="0" w:firstColumn="0" w:lastColumn="0" w:noHBand="1" w:noVBand="1"/>
      </w:tblPr>
      <w:tblGrid>
        <w:gridCol w:w="10773"/>
      </w:tblGrid>
      <w:tr w:rsidR="003A5D6B" w14:paraId="1748C83C" w14:textId="77777777" w:rsidTr="003A5D6B">
        <w:trPr>
          <w:trHeight w:val="13706"/>
        </w:trPr>
        <w:tc>
          <w:tcPr>
            <w:tcW w:w="10773" w:type="dxa"/>
            <w:shd w:val="clear" w:color="auto" w:fill="262626" w:themeFill="text1" w:themeFillTint="D9"/>
          </w:tcPr>
          <w:p w14:paraId="720DD246" w14:textId="687CDD13" w:rsidR="003A5D6B" w:rsidRDefault="00CE6BEE" w:rsidP="00EF2D33">
            <w:r>
              <w:rPr>
                <w:noProof/>
              </w:rPr>
              <mc:AlternateContent>
                <mc:Choice Requires="wps">
                  <w:drawing>
                    <wp:anchor distT="45720" distB="45720" distL="114300" distR="114300" simplePos="0" relativeHeight="251756544" behindDoc="0" locked="0" layoutInCell="1" allowOverlap="1" wp14:anchorId="193A0CD4" wp14:editId="13D750E5">
                      <wp:simplePos x="0" y="0"/>
                      <wp:positionH relativeFrom="column">
                        <wp:posOffset>6824</wp:posOffset>
                      </wp:positionH>
                      <wp:positionV relativeFrom="paragraph">
                        <wp:posOffset>7729798</wp:posOffset>
                      </wp:positionV>
                      <wp:extent cx="2504364" cy="951230"/>
                      <wp:effectExtent l="0" t="0" r="0" b="1270"/>
                      <wp:wrapNone/>
                      <wp:docPr id="2146521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364" cy="951230"/>
                              </a:xfrm>
                              <a:prstGeom prst="rect">
                                <a:avLst/>
                              </a:prstGeom>
                              <a:noFill/>
                              <a:ln w="9525">
                                <a:noFill/>
                                <a:miter lim="800000"/>
                                <a:headEnd/>
                                <a:tailEnd/>
                              </a:ln>
                            </wps:spPr>
                            <wps:txbx>
                              <w:txbxContent>
                                <w:p w14:paraId="64F00F03" w14:textId="54156F32" w:rsidR="00CE6BEE" w:rsidRPr="00CA683D" w:rsidRDefault="00CE6BEE" w:rsidP="00CE6BEE">
                                  <w:pPr>
                                    <w:rPr>
                                      <w:b/>
                                      <w:bCs/>
                                      <w:color w:val="F2F2F2" w:themeColor="background1" w:themeShade="F2"/>
                                      <w:sz w:val="56"/>
                                      <w:szCs w:val="56"/>
                                    </w:rPr>
                                  </w:pPr>
                                  <w:r w:rsidRPr="00CA683D">
                                    <w:rPr>
                                      <w:b/>
                                      <w:bCs/>
                                      <w:color w:val="F2F2F2" w:themeColor="background1" w:themeShade="F2"/>
                                      <w:sz w:val="56"/>
                                      <w:szCs w:val="56"/>
                                    </w:rPr>
                                    <w:t>Assessing our exposure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A0CD4" id="Text Box 2" o:spid="_x0000_s1035" type="#_x0000_t202" style="position:absolute;margin-left:.55pt;margin-top:608.65pt;width:197.2pt;height:74.9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" filled="f" stroked="f">
                      <v:textbox>
                        <w:txbxContent>
                          <w:p w14:paraId="64F00F03" w14:textId="54156F32" w:rsidR="00CE6BEE" w:rsidRPr="00CA683D" w:rsidRDefault="00CE6BEE" w:rsidP="00CE6BEE">
                            <w:pPr>
                              <w:rPr>
                                <w:b/>
                                <w:bCs/>
                                <w:color w:val="F2F2F2" w:themeColor="background1" w:themeShade="F2"/>
                                <w:sz w:val="56"/>
                                <w:szCs w:val="56"/>
                              </w:rPr>
                            </w:pPr>
                            <w:r w:rsidRPr="00CA683D">
                              <w:rPr>
                                <w:b/>
                                <w:bCs/>
                                <w:color w:val="F2F2F2" w:themeColor="background1" w:themeShade="F2"/>
                                <w:sz w:val="56"/>
                                <w:szCs w:val="56"/>
                              </w:rPr>
                              <w:t>Assessing our exposure</w:t>
                            </w:r>
                          </w:p>
                        </w:txbxContent>
                      </v:textbox>
                    </v:shape>
                  </w:pict>
                </mc:Fallback>
              </mc:AlternateContent>
            </w:r>
            <w:r w:rsidR="00AF5643">
              <w:rPr>
                <w:noProof/>
              </w:rPr>
              <mc:AlternateContent>
                <mc:Choice Requires="wps">
                  <w:drawing>
                    <wp:anchor distT="0" distB="0" distL="114300" distR="114300" simplePos="0" relativeHeight="251697663" behindDoc="0" locked="0" layoutInCell="1" allowOverlap="1" wp14:anchorId="4B6F6699" wp14:editId="07B2EDE6">
                      <wp:simplePos x="0" y="0"/>
                      <wp:positionH relativeFrom="column">
                        <wp:posOffset>3951026</wp:posOffset>
                      </wp:positionH>
                      <wp:positionV relativeFrom="paragraph">
                        <wp:posOffset>3690061</wp:posOffset>
                      </wp:positionV>
                      <wp:extent cx="1965505" cy="1286510"/>
                      <wp:effectExtent l="0" t="0" r="34925" b="27940"/>
                      <wp:wrapNone/>
                      <wp:docPr id="1270508285" name="Straight Connector 15"/>
                      <wp:cNvGraphicFramePr/>
                      <a:graphic xmlns:a="http://schemas.openxmlformats.org/drawingml/2006/main">
                        <a:graphicData uri="http://schemas.microsoft.com/office/word/2010/wordprocessingShape">
                          <wps:wsp>
                            <wps:cNvCnPr/>
                            <wps:spPr>
                              <a:xfrm>
                                <a:off x="0" y="0"/>
                                <a:ext cx="1965505" cy="1286510"/>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D694F34" id="Straight Connector 15" o:spid="_x0000_s1026" style="position:absolute;z-index:251697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1pt,290.55pt" to="465.85pt,3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697151" behindDoc="0" locked="0" layoutInCell="1" allowOverlap="1" wp14:anchorId="4B2E5329" wp14:editId="7C0FDD8A">
                      <wp:simplePos x="0" y="0"/>
                      <wp:positionH relativeFrom="column">
                        <wp:posOffset>3555242</wp:posOffset>
                      </wp:positionH>
                      <wp:positionV relativeFrom="paragraph">
                        <wp:posOffset>851326</wp:posOffset>
                      </wp:positionV>
                      <wp:extent cx="2361290" cy="4026090"/>
                      <wp:effectExtent l="0" t="0" r="20320" b="31750"/>
                      <wp:wrapNone/>
                      <wp:docPr id="1892417753" name="Straight Connector 15"/>
                      <wp:cNvGraphicFramePr/>
                      <a:graphic xmlns:a="http://schemas.openxmlformats.org/drawingml/2006/main">
                        <a:graphicData uri="http://schemas.microsoft.com/office/word/2010/wordprocessingShape">
                          <wps:wsp>
                            <wps:cNvCnPr/>
                            <wps:spPr>
                              <a:xfrm>
                                <a:off x="0" y="0"/>
                                <a:ext cx="2361290" cy="4026090"/>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3375CE60" id="Straight Connector 15" o:spid="_x0000_s1026" style="position:absolute;z-index:2516971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95pt,67.05pt" to="465.9pt,3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31968" behindDoc="0" locked="0" layoutInCell="1" allowOverlap="1" wp14:anchorId="59D1762E" wp14:editId="7F673471">
                      <wp:simplePos x="0" y="0"/>
                      <wp:positionH relativeFrom="column">
                        <wp:posOffset>5636440</wp:posOffset>
                      </wp:positionH>
                      <wp:positionV relativeFrom="paragraph">
                        <wp:posOffset>4687058</wp:posOffset>
                      </wp:positionV>
                      <wp:extent cx="655608" cy="629729"/>
                      <wp:effectExtent l="0" t="0" r="0" b="0"/>
                      <wp:wrapNone/>
                      <wp:docPr id="1064172549"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BD5E6A" id="Oval 6" o:spid="_x0000_s1026" style="position:absolute;margin-left:443.8pt;margin-top:369.05pt;width:51.6pt;height:49.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628543" behindDoc="0" locked="0" layoutInCell="1" allowOverlap="1" wp14:anchorId="3F2D2490" wp14:editId="7C0E6364">
                      <wp:simplePos x="0" y="0"/>
                      <wp:positionH relativeFrom="column">
                        <wp:posOffset>1822862</wp:posOffset>
                      </wp:positionH>
                      <wp:positionV relativeFrom="paragraph">
                        <wp:posOffset>2150877</wp:posOffset>
                      </wp:positionV>
                      <wp:extent cx="3945651" cy="5511181"/>
                      <wp:effectExtent l="0" t="0" r="36195" b="32385"/>
                      <wp:wrapNone/>
                      <wp:docPr id="973444361" name="Straight Connector 15"/>
                      <wp:cNvGraphicFramePr/>
                      <a:graphic xmlns:a="http://schemas.openxmlformats.org/drawingml/2006/main">
                        <a:graphicData uri="http://schemas.microsoft.com/office/word/2010/wordprocessingShape">
                          <wps:wsp>
                            <wps:cNvCnPr/>
                            <wps:spPr>
                              <a:xfrm>
                                <a:off x="0" y="0"/>
                                <a:ext cx="3945651" cy="5511181"/>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339908CA" id="Straight Connector 15" o:spid="_x0000_s1026" style="position:absolute;z-index:251628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55pt,169.35pt" to="454.25pt,6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" strokecolor="#6b6969 [1614]" strokeweight=".5pt">
                      <v:stroke miterlimit="4" joinstyle="miter"/>
                    </v:line>
                  </w:pict>
                </mc:Fallback>
              </mc:AlternateContent>
            </w:r>
            <w:r w:rsidR="001B27B9">
              <w:rPr>
                <w:noProof/>
              </w:rPr>
              <mc:AlternateContent>
                <mc:Choice Requires="wps">
                  <w:drawing>
                    <wp:anchor distT="0" distB="0" distL="114300" distR="114300" simplePos="0" relativeHeight="251734016" behindDoc="0" locked="0" layoutInCell="1" allowOverlap="1" wp14:anchorId="58F87ECA" wp14:editId="3553C1B9">
                      <wp:simplePos x="0" y="0"/>
                      <wp:positionH relativeFrom="column">
                        <wp:posOffset>3549015</wp:posOffset>
                      </wp:positionH>
                      <wp:positionV relativeFrom="paragraph">
                        <wp:posOffset>3309620</wp:posOffset>
                      </wp:positionV>
                      <wp:extent cx="655608" cy="629729"/>
                      <wp:effectExtent l="0" t="0" r="0" b="0"/>
                      <wp:wrapNone/>
                      <wp:docPr id="927807796"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7BC025" id="Oval 6" o:spid="_x0000_s1026" style="position:absolute;margin-left:279.45pt;margin-top:260.6pt;width:51.6pt;height:49.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ED0xXN8AAAALAQAADwAAAAAAAAAAAAAAAAAVBQAAZHJzL2Rvd25yZXYueG1sUEsFBgAAAAAEAAQA&#10;8wAAACEGA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729920" behindDoc="0" locked="0" layoutInCell="1" allowOverlap="1" wp14:anchorId="62752340" wp14:editId="4270E0A7">
                      <wp:simplePos x="0" y="0"/>
                      <wp:positionH relativeFrom="column">
                        <wp:posOffset>5377180</wp:posOffset>
                      </wp:positionH>
                      <wp:positionV relativeFrom="paragraph">
                        <wp:posOffset>7433945</wp:posOffset>
                      </wp:positionV>
                      <wp:extent cx="655608" cy="629729"/>
                      <wp:effectExtent l="0" t="0" r="0" b="0"/>
                      <wp:wrapNone/>
                      <wp:docPr id="1604546226"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6FB9A1" id="Oval 6" o:spid="_x0000_s1026" style="position:absolute;margin-left:423.4pt;margin-top:585.35pt;width:51.6pt;height:49.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727872" behindDoc="0" locked="0" layoutInCell="1" allowOverlap="1" wp14:anchorId="07448176" wp14:editId="50D625B1">
                      <wp:simplePos x="0" y="0"/>
                      <wp:positionH relativeFrom="column">
                        <wp:posOffset>2447925</wp:posOffset>
                      </wp:positionH>
                      <wp:positionV relativeFrom="paragraph">
                        <wp:posOffset>7099935</wp:posOffset>
                      </wp:positionV>
                      <wp:extent cx="655608" cy="629729"/>
                      <wp:effectExtent l="0" t="0" r="0" b="0"/>
                      <wp:wrapNone/>
                      <wp:docPr id="850538542"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F390E9" id="Oval 6" o:spid="_x0000_s1026" style="position:absolute;margin-left:192.75pt;margin-top:559.05pt;width:51.6pt;height:49.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682815" behindDoc="0" locked="0" layoutInCell="1" allowOverlap="1" wp14:anchorId="4912D889" wp14:editId="712B37E2">
                      <wp:simplePos x="0" y="0"/>
                      <wp:positionH relativeFrom="column">
                        <wp:posOffset>1207697</wp:posOffset>
                      </wp:positionH>
                      <wp:positionV relativeFrom="paragraph">
                        <wp:posOffset>1268742</wp:posOffset>
                      </wp:positionV>
                      <wp:extent cx="4303395" cy="3398808"/>
                      <wp:effectExtent l="0" t="0" r="20955" b="30480"/>
                      <wp:wrapNone/>
                      <wp:docPr id="486660791" name="Straight Connector 15"/>
                      <wp:cNvGraphicFramePr/>
                      <a:graphic xmlns:a="http://schemas.openxmlformats.org/drawingml/2006/main">
                        <a:graphicData uri="http://schemas.microsoft.com/office/word/2010/wordprocessingShape">
                          <wps:wsp>
                            <wps:cNvCnPr/>
                            <wps:spPr>
                              <a:xfrm flipH="1">
                                <a:off x="0" y="0"/>
                                <a:ext cx="4303395" cy="3398808"/>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536DC14" id="Straight Connector 15" o:spid="_x0000_s1026" style="position:absolute;flip:x;z-index:2516828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99.9pt" to="433.9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" strokecolor="#6b6969 [1614]" strokeweight=".5pt">
                      <v:stroke miterlimit="4" joinstyle="miter"/>
                    </v:line>
                  </w:pict>
                </mc:Fallback>
              </mc:AlternateContent>
            </w:r>
            <w:r w:rsidR="001B27B9">
              <w:rPr>
                <w:noProof/>
              </w:rPr>
              <mc:AlternateContent>
                <mc:Choice Requires="wps">
                  <w:drawing>
                    <wp:anchor distT="0" distB="0" distL="114300" distR="114300" simplePos="0" relativeHeight="251680767" behindDoc="0" locked="0" layoutInCell="1" allowOverlap="1" wp14:anchorId="6FB5A5FC" wp14:editId="54DB03BC">
                      <wp:simplePos x="0" y="0"/>
                      <wp:positionH relativeFrom="column">
                        <wp:posOffset>1285336</wp:posOffset>
                      </wp:positionH>
                      <wp:positionV relativeFrom="paragraph">
                        <wp:posOffset>4796946</wp:posOffset>
                      </wp:positionV>
                      <wp:extent cx="4345137" cy="2939211"/>
                      <wp:effectExtent l="0" t="0" r="36830" b="33020"/>
                      <wp:wrapNone/>
                      <wp:docPr id="439975930" name="Straight Connector 15"/>
                      <wp:cNvGraphicFramePr/>
                      <a:graphic xmlns:a="http://schemas.openxmlformats.org/drawingml/2006/main">
                        <a:graphicData uri="http://schemas.microsoft.com/office/word/2010/wordprocessingShape">
                          <wps:wsp>
                            <wps:cNvCnPr/>
                            <wps:spPr>
                              <a:xfrm>
                                <a:off x="0" y="0"/>
                                <a:ext cx="4345137" cy="2939211"/>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21CC7C3E" id="Straight Connector 15" o:spid="_x0000_s1026" style="position:absolute;z-index:2516807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pt,377.7pt" to="443.35pt,60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" strokecolor="#6b6969 [1614]" strokeweight=".5pt">
                      <v:stroke miterlimit="4" joinstyle="miter"/>
                    </v:line>
                  </w:pict>
                </mc:Fallback>
              </mc:AlternateContent>
            </w:r>
            <w:r w:rsidR="001B27B9">
              <w:rPr>
                <w:noProof/>
              </w:rPr>
              <mc:AlternateContent>
                <mc:Choice Requires="wps">
                  <w:drawing>
                    <wp:anchor distT="0" distB="0" distL="114300" distR="114300" simplePos="0" relativeHeight="251725824" behindDoc="0" locked="0" layoutInCell="1" allowOverlap="1" wp14:anchorId="4DA5548B" wp14:editId="008030A0">
                      <wp:simplePos x="0" y="0"/>
                      <wp:positionH relativeFrom="column">
                        <wp:posOffset>862018</wp:posOffset>
                      </wp:positionH>
                      <wp:positionV relativeFrom="paragraph">
                        <wp:posOffset>4408242</wp:posOffset>
                      </wp:positionV>
                      <wp:extent cx="655608" cy="629729"/>
                      <wp:effectExtent l="0" t="0" r="0" b="0"/>
                      <wp:wrapNone/>
                      <wp:docPr id="189171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6992E0" id="Oval 6" o:spid="_x0000_s1026" style="position:absolute;margin-left:67.9pt;margin-top:347.1pt;width:51.6pt;height:49.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723776" behindDoc="0" locked="0" layoutInCell="1" allowOverlap="1" wp14:anchorId="6780F4B3" wp14:editId="7277FF0B">
                      <wp:simplePos x="0" y="0"/>
                      <wp:positionH relativeFrom="column">
                        <wp:posOffset>5261898</wp:posOffset>
                      </wp:positionH>
                      <wp:positionV relativeFrom="paragraph">
                        <wp:posOffset>844874</wp:posOffset>
                      </wp:positionV>
                      <wp:extent cx="655608" cy="629729"/>
                      <wp:effectExtent l="0" t="0" r="0" b="0"/>
                      <wp:wrapNone/>
                      <wp:docPr id="17649909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D8CAF1" id="Oval 6" o:spid="_x0000_s1026" style="position:absolute;margin-left:414.3pt;margin-top:66.55pt;width:51.6pt;height:49.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721728" behindDoc="0" locked="0" layoutInCell="1" allowOverlap="1" wp14:anchorId="7F85192B" wp14:editId="765D4048">
                      <wp:simplePos x="0" y="0"/>
                      <wp:positionH relativeFrom="column">
                        <wp:posOffset>3242993</wp:posOffset>
                      </wp:positionH>
                      <wp:positionV relativeFrom="paragraph">
                        <wp:posOffset>526415</wp:posOffset>
                      </wp:positionV>
                      <wp:extent cx="655608" cy="629729"/>
                      <wp:effectExtent l="0" t="0" r="0" b="0"/>
                      <wp:wrapNone/>
                      <wp:docPr id="106139041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BDE525" id="Oval 6" o:spid="_x0000_s1026" style="position:absolute;margin-left:255.35pt;margin-top:41.45pt;width:51.6pt;height:49.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Wgygq98AAAAKAQAADwAAAAAAAAAAAAAAAAAVBQAAZHJzL2Rvd25yZXYueG1sUEsFBgAAAAAEAAQA&#10;8wAAACEGAAAAAA==&#10;" fillcolor="#a19e9e [2414]" stroked="f" strokeweight="2pt">
                      <v:stroke miterlimit="4" joinstyle="miter"/>
                      <v:textbox inset="3pt,3pt,3pt,3pt"/>
                    </v:oval>
                  </w:pict>
                </mc:Fallback>
              </mc:AlternateContent>
            </w:r>
            <w:r w:rsidR="00F67CAA">
              <w:rPr>
                <w:noProof/>
              </w:rPr>
              <mc:AlternateContent>
                <mc:Choice Requires="wps">
                  <w:drawing>
                    <wp:anchor distT="0" distB="0" distL="114300" distR="114300" simplePos="0" relativeHeight="251695103" behindDoc="0" locked="0" layoutInCell="1" allowOverlap="1" wp14:anchorId="3BDD55BC" wp14:editId="397FEF66">
                      <wp:simplePos x="0" y="0"/>
                      <wp:positionH relativeFrom="column">
                        <wp:posOffset>2764465</wp:posOffset>
                      </wp:positionH>
                      <wp:positionV relativeFrom="paragraph">
                        <wp:posOffset>782453</wp:posOffset>
                      </wp:positionV>
                      <wp:extent cx="786809" cy="6570463"/>
                      <wp:effectExtent l="0" t="0" r="32385" b="20955"/>
                      <wp:wrapNone/>
                      <wp:docPr id="2069411950" name="Straight Connector 15"/>
                      <wp:cNvGraphicFramePr/>
                      <a:graphic xmlns:a="http://schemas.openxmlformats.org/drawingml/2006/main">
                        <a:graphicData uri="http://schemas.microsoft.com/office/word/2010/wordprocessingShape">
                          <wps:wsp>
                            <wps:cNvCnPr/>
                            <wps:spPr>
                              <a:xfrm flipH="1">
                                <a:off x="0" y="0"/>
                                <a:ext cx="786809" cy="6570463"/>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26788DD6" id="Straight Connector 15" o:spid="_x0000_s1026" style="position:absolute;flip:x;z-index:2516951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61.6pt" to="279.6pt,5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" strokecolor="#6b6969 [1614]" strokeweight=".5pt">
                      <v:stroke miterlimit="4" joinstyle="miter"/>
                    </v:line>
                  </w:pict>
                </mc:Fallback>
              </mc:AlternateContent>
            </w:r>
            <w:r w:rsidR="00F67CAA">
              <w:rPr>
                <w:noProof/>
              </w:rPr>
              <mc:AlternateContent>
                <mc:Choice Requires="wps">
                  <w:drawing>
                    <wp:anchor distT="0" distB="0" distL="114300" distR="114300" simplePos="0" relativeHeight="251691007" behindDoc="0" locked="0" layoutInCell="1" allowOverlap="1" wp14:anchorId="168F4E3B" wp14:editId="220BCB38">
                      <wp:simplePos x="0" y="0"/>
                      <wp:positionH relativeFrom="column">
                        <wp:posOffset>2764465</wp:posOffset>
                      </wp:positionH>
                      <wp:positionV relativeFrom="paragraph">
                        <wp:posOffset>1197123</wp:posOffset>
                      </wp:positionV>
                      <wp:extent cx="2869152" cy="6294474"/>
                      <wp:effectExtent l="0" t="0" r="26670" b="30480"/>
                      <wp:wrapNone/>
                      <wp:docPr id="334222260" name="Straight Connector 15"/>
                      <wp:cNvGraphicFramePr/>
                      <a:graphic xmlns:a="http://schemas.openxmlformats.org/drawingml/2006/main">
                        <a:graphicData uri="http://schemas.microsoft.com/office/word/2010/wordprocessingShape">
                          <wps:wsp>
                            <wps:cNvCnPr/>
                            <wps:spPr>
                              <a:xfrm flipH="1">
                                <a:off x="0" y="0"/>
                                <a:ext cx="2869152" cy="6294474"/>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D108118" id="Straight Connector 15" o:spid="_x0000_s1026" style="position:absolute;flip:x;z-index:2516910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94.25pt" to="443.55pt,5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" strokecolor="#6b6969 [1614]" strokeweight=".5pt">
                      <v:stroke miterlimit="4" joinstyle="miter"/>
                    </v:line>
                  </w:pict>
                </mc:Fallback>
              </mc:AlternateContent>
            </w:r>
            <w:r w:rsidR="008E2C7F">
              <w:rPr>
                <w:noProof/>
              </w:rPr>
              <mc:AlternateContent>
                <mc:Choice Requires="wps">
                  <w:drawing>
                    <wp:anchor distT="0" distB="0" distL="114300" distR="114300" simplePos="0" relativeHeight="251679744" behindDoc="0" locked="0" layoutInCell="1" allowOverlap="1" wp14:anchorId="3A7428E4" wp14:editId="60165C2D">
                      <wp:simplePos x="0" y="0"/>
                      <wp:positionH relativeFrom="column">
                        <wp:posOffset>448162</wp:posOffset>
                      </wp:positionH>
                      <wp:positionV relativeFrom="paragraph">
                        <wp:posOffset>450058</wp:posOffset>
                      </wp:positionV>
                      <wp:extent cx="2238233" cy="2183642"/>
                      <wp:effectExtent l="495300" t="495300" r="486410" b="502920"/>
                      <wp:wrapNone/>
                      <wp:docPr id="1494748015" name="Oval 14"/>
                      <wp:cNvGraphicFramePr/>
                      <a:graphic xmlns:a="http://schemas.openxmlformats.org/drawingml/2006/main">
                        <a:graphicData uri="http://schemas.microsoft.com/office/word/2010/wordprocessingShape">
                          <wps:wsp>
                            <wps:cNvSpPr/>
                            <wps:spPr>
                              <a:xfrm>
                                <a:off x="0" y="0"/>
                                <a:ext cx="2238233" cy="2183642"/>
                              </a:xfrm>
                              <a:prstGeom prst="ellipse">
                                <a:avLst/>
                              </a:prstGeom>
                              <a:solidFill>
                                <a:srgbClr val="EDDFDF"/>
                              </a:solidFill>
                              <a:ln w="25400" cap="flat">
                                <a:noFill/>
                                <a:prstDash val="solid"/>
                                <a:miter lim="400000"/>
                              </a:ln>
                              <a:effectLst>
                                <a:glow rad="596900">
                                  <a:schemeClr val="accent2">
                                    <a:lumMod val="60000"/>
                                    <a:lumOff val="40000"/>
                                    <a:alpha val="21000"/>
                                  </a:schemeClr>
                                </a:glow>
                                <a:innerShdw blurRad="114300">
                                  <a:prstClr val="black"/>
                                </a:innerShdw>
                              </a:effectLst>
                              <a:sp3d/>
                            </wps:spPr>
                            <wps:style>
                              <a:lnRef idx="0">
                                <a:scrgbClr r="0" g="0" b="0"/>
                              </a:lnRef>
                              <a:fillRef idx="0">
                                <a:scrgbClr r="0" g="0" b="0"/>
                              </a:fillRef>
                              <a:effectRef idx="0">
                                <a:scrgbClr r="0" g="0" b="0"/>
                              </a:effectRef>
                              <a:fontRef idx="none"/>
                            </wps:style>
                            <wps:txbx>
                              <w:txbxContent>
                                <w:p w14:paraId="5E8BF8D6" w14:textId="1B53472D" w:rsidR="00CE6BEE" w:rsidRPr="00CE6BEE" w:rsidRDefault="00CE6BEE" w:rsidP="003A5D6B">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01</w:t>
                                  </w:r>
                                </w:p>
                                <w:p w14:paraId="5E0D9601" w14:textId="443FCC43" w:rsidR="003A5D6B" w:rsidRPr="005773E1" w:rsidRDefault="001B27B9" w:rsidP="003A5D6B">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RISKINESS</w:t>
                                  </w:r>
                                </w:p>
                                <w:p w14:paraId="532361B9" w14:textId="382E3F53" w:rsidR="003A5D6B" w:rsidRPr="005773E1" w:rsidRDefault="001B27B9" w:rsidP="003A5D6B">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INDEX</w:t>
                                  </w:r>
                                </w:p>
                              </w:txbxContent>
                            </wps:txbx>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7428E4" id="Oval 14" o:spid="_x0000_s1036" style="position:absolute;margin-left:35.3pt;margin-top:35.45pt;width:176.25pt;height:17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" fillcolor="#eddfdf" stroked="f" strokeweight="2pt">
                      <v:stroke miterlimit="4" joinstyle="miter"/>
                      <v:textbox inset="3pt,3pt,3pt,3pt">
                        <w:txbxContent>
                          <w:p w14:paraId="5E8BF8D6" w14:textId="1B53472D" w:rsidR="00CE6BEE" w:rsidRPr="00CE6BEE" w:rsidRDefault="00CE6BEE" w:rsidP="003A5D6B">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01</w:t>
                            </w:r>
                          </w:p>
                          <w:p w14:paraId="5E0D9601" w14:textId="443FCC43" w:rsidR="003A5D6B" w:rsidRPr="005773E1" w:rsidRDefault="001B27B9" w:rsidP="003A5D6B">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RISKINESS</w:t>
                            </w:r>
                          </w:p>
                          <w:p w14:paraId="532361B9" w14:textId="382E3F53" w:rsidR="003A5D6B" w:rsidRPr="005773E1" w:rsidRDefault="001B27B9" w:rsidP="003A5D6B">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INDEX</w:t>
                            </w:r>
                          </w:p>
                        </w:txbxContent>
                      </v:textbox>
                    </v:oval>
                  </w:pict>
                </mc:Fallback>
              </mc:AlternateContent>
            </w:r>
          </w:p>
        </w:tc>
      </w:tr>
    </w:tbl>
    <w:p w14:paraId="74C5C703" w14:textId="77777777" w:rsidR="003A5D6B" w:rsidRPr="003A5D6B" w:rsidRDefault="003A5D6B" w:rsidP="003A5D6B">
      <w:pPr>
        <w:sectPr w:rsidR="003A5D6B" w:rsidRPr="003A5D6B" w:rsidSect="001A2FA5">
          <w:pgSz w:w="12240" w:h="15840" w:code="1"/>
          <w:pgMar w:top="720" w:right="720" w:bottom="288" w:left="720" w:header="288" w:footer="0" w:gutter="0"/>
          <w:cols w:space="708"/>
          <w:docGrid w:linePitch="360"/>
        </w:sectPr>
      </w:pPr>
    </w:p>
    <w:tbl>
      <w:tblPr>
        <w:tblW w:w="10800" w:type="dxa"/>
        <w:tblCellMar>
          <w:left w:w="0" w:type="dxa"/>
          <w:right w:w="0" w:type="dxa"/>
        </w:tblCellMar>
        <w:tblLook w:val="0600" w:firstRow="0" w:lastRow="0" w:firstColumn="0" w:lastColumn="0" w:noHBand="1" w:noVBand="1"/>
      </w:tblPr>
      <w:tblGrid>
        <w:gridCol w:w="4507"/>
        <w:gridCol w:w="576"/>
        <w:gridCol w:w="605"/>
        <w:gridCol w:w="5112"/>
      </w:tblGrid>
      <w:tr w:rsidR="00BD10FC" w14:paraId="74893AC5" w14:textId="76F4464F" w:rsidTr="00E8401C">
        <w:trPr>
          <w:trHeight w:val="144"/>
        </w:trPr>
        <w:tc>
          <w:tcPr>
            <w:tcW w:w="4507" w:type="dxa"/>
            <w:tcBorders>
              <w:top w:val="single" w:sz="48" w:space="0" w:color="D83D27" w:themeColor="accent2"/>
            </w:tcBorders>
          </w:tcPr>
          <w:p w14:paraId="6367385C" w14:textId="2FE1995F" w:rsidR="00BD10FC" w:rsidRPr="001320AC" w:rsidRDefault="00BD10FC" w:rsidP="00E8401C">
            <w:pPr>
              <w:ind w:right="123"/>
            </w:pPr>
          </w:p>
        </w:tc>
        <w:tc>
          <w:tcPr>
            <w:tcW w:w="576" w:type="dxa"/>
          </w:tcPr>
          <w:p w14:paraId="7ABAADCF" w14:textId="77777777" w:rsidR="00BD10FC" w:rsidRPr="001320AC" w:rsidRDefault="00BD10FC" w:rsidP="00B45EF7"/>
        </w:tc>
        <w:tc>
          <w:tcPr>
            <w:tcW w:w="605" w:type="dxa"/>
          </w:tcPr>
          <w:p w14:paraId="5D632CA1" w14:textId="77777777" w:rsidR="00BD10FC" w:rsidRPr="001320AC" w:rsidRDefault="00BD10FC" w:rsidP="00B45EF7"/>
        </w:tc>
        <w:tc>
          <w:tcPr>
            <w:tcW w:w="5112" w:type="dxa"/>
            <w:vMerge w:val="restart"/>
          </w:tcPr>
          <w:p w14:paraId="143A3428" w14:textId="3E891D29" w:rsidR="00BD10FC" w:rsidRPr="001320AC" w:rsidRDefault="008D5F7A" w:rsidP="00BD10FC">
            <w:r>
              <w:rPr>
                <w:noProof/>
              </w:rPr>
              <w:drawing>
                <wp:anchor distT="0" distB="0" distL="114300" distR="114300" simplePos="0" relativeHeight="251630592" behindDoc="0" locked="0" layoutInCell="1" allowOverlap="1" wp14:anchorId="7DE04561" wp14:editId="7E7B4122">
                  <wp:simplePos x="0" y="0"/>
                  <wp:positionH relativeFrom="column">
                    <wp:posOffset>49375</wp:posOffset>
                  </wp:positionH>
                  <wp:positionV relativeFrom="paragraph">
                    <wp:posOffset>1237184</wp:posOffset>
                  </wp:positionV>
                  <wp:extent cx="3370210" cy="2121360"/>
                  <wp:effectExtent l="0" t="0" r="1905" b="0"/>
                  <wp:wrapNone/>
                  <wp:docPr id="232947745" name="Picture 6" descr="A midsection of a person holding a miniature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7745" name="Picture 232947745" descr="A midsection of a person holding a miniature house"/>
                          <pic:cNvPicPr/>
                        </pic:nvPicPr>
                        <pic:blipFill>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70210" cy="2121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1616" behindDoc="0" locked="0" layoutInCell="1" allowOverlap="1" wp14:anchorId="27897353" wp14:editId="597EB46E">
                  <wp:simplePos x="0" y="0"/>
                  <wp:positionH relativeFrom="column">
                    <wp:posOffset>65250</wp:posOffset>
                  </wp:positionH>
                  <wp:positionV relativeFrom="paragraph">
                    <wp:posOffset>3632823</wp:posOffset>
                  </wp:positionV>
                  <wp:extent cx="3368040" cy="2247265"/>
                  <wp:effectExtent l="0" t="0" r="3810" b="635"/>
                  <wp:wrapNone/>
                  <wp:docPr id="1079657651" name="Picture 7" descr="City str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7651" name="Picture 1079657651" descr="City street"/>
                          <pic:cNvPicPr/>
                        </pic:nvPicPr>
                        <pic:blipFill>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68040" cy="2247265"/>
                          </a:xfrm>
                          <a:prstGeom prst="rect">
                            <a:avLst/>
                          </a:prstGeom>
                        </pic:spPr>
                      </pic:pic>
                    </a:graphicData>
                  </a:graphic>
                  <wp14:sizeRelH relativeFrom="margin">
                    <wp14:pctWidth>0</wp14:pctWidth>
                  </wp14:sizeRelH>
                  <wp14:sizeRelV relativeFrom="margin">
                    <wp14:pctHeight>0</wp14:pctHeight>
                  </wp14:sizeRelV>
                </wp:anchor>
              </w:drawing>
            </w:r>
          </w:p>
        </w:tc>
      </w:tr>
      <w:tr w:rsidR="00BD10FC" w14:paraId="3EB3E226" w14:textId="77777777" w:rsidTr="00E8401C">
        <w:trPr>
          <w:trHeight w:val="6984"/>
        </w:trPr>
        <w:tc>
          <w:tcPr>
            <w:tcW w:w="5083" w:type="dxa"/>
            <w:gridSpan w:val="2"/>
          </w:tcPr>
          <w:p w14:paraId="1EE50966" w14:textId="4F032F03" w:rsidR="00BD10FC" w:rsidRDefault="008D5F7A" w:rsidP="00E8401C">
            <w:pPr>
              <w:pStyle w:val="Heading1"/>
              <w:ind w:right="123"/>
            </w:pPr>
            <w:r>
              <w:t>Background and purpose</w:t>
            </w:r>
          </w:p>
          <w:p w14:paraId="482EAE43" w14:textId="77777777" w:rsidR="00D34C7B" w:rsidRDefault="00D34C7B" w:rsidP="00D34C7B">
            <w:pPr>
              <w:ind w:right="123"/>
              <w:rPr>
                <w:lang w:val="en-CA"/>
              </w:rPr>
            </w:pPr>
            <w:r w:rsidRPr="00D34C7B">
              <w:rPr>
                <w:lang w:val="en-CA"/>
              </w:rPr>
              <w:t>ITrustU operates from Mississauga, Ontario, as part of the Tiva insurance group, providing insurance and pension products to individuals and small businesses. Our core operations include policy sales, premium collection, claims processing, customer account management, and the investment of premiums to support operating costs and claim payments. These activities depend on our employees, technology systems, and third-party service providers.</w:t>
            </w:r>
          </w:p>
          <w:p w14:paraId="7F82F298" w14:textId="7B076718" w:rsidR="00D34C7B" w:rsidRPr="00D34C7B" w:rsidRDefault="00D34C7B" w:rsidP="00D34C7B">
            <w:pPr>
              <w:ind w:right="123"/>
              <w:rPr>
                <w:lang w:val="en-CA"/>
              </w:rPr>
            </w:pPr>
          </w:p>
          <w:p w14:paraId="41E01010" w14:textId="1F686F63" w:rsidR="00D34C7B" w:rsidRDefault="00D34C7B" w:rsidP="00D34C7B">
            <w:pPr>
              <w:ind w:right="123"/>
              <w:rPr>
                <w:lang w:val="en-CA"/>
              </w:rPr>
            </w:pPr>
            <w:r w:rsidRPr="00D34C7B">
              <w:rPr>
                <w:lang w:val="en-CA"/>
              </w:rPr>
              <w:t>The COVID-19 pandemic has introduced challenges that our existing risk management plan did not anticipate. We must assess how changes in staff availability, working arrangements, customer needs, and economic conditions affect our ability to maintain operations and meet our obligations to policyholders. These pressures exist alongside ongoing threats such as cyberattacks, technology failures, and disruptions to third-party services.</w:t>
            </w:r>
          </w:p>
          <w:p w14:paraId="1C600DBE" w14:textId="77777777" w:rsidR="00D34C7B" w:rsidRPr="00D34C7B" w:rsidRDefault="00D34C7B" w:rsidP="00D34C7B">
            <w:pPr>
              <w:ind w:right="123"/>
              <w:rPr>
                <w:lang w:val="en-CA"/>
              </w:rPr>
            </w:pPr>
          </w:p>
          <w:p w14:paraId="4BD519D7" w14:textId="7AF767C0" w:rsidR="00D34C7B" w:rsidRPr="00D34C7B" w:rsidRDefault="00D34C7B" w:rsidP="00D34C7B">
            <w:pPr>
              <w:ind w:right="123"/>
              <w:rPr>
                <w:lang w:val="en-CA"/>
              </w:rPr>
            </w:pPr>
            <w:r w:rsidRPr="00D34C7B">
              <w:rPr>
                <w:lang w:val="en-CA"/>
              </w:rPr>
              <w:t xml:space="preserve">Our plan focuses on four elements of the organization using the FIRM framework: Financial, Infrastructure, Reputation, and </w:t>
            </w:r>
            <w:proofErr w:type="spellStart"/>
            <w:r w:rsidRPr="00D34C7B">
              <w:rPr>
                <w:lang w:val="en-CA"/>
              </w:rPr>
              <w:t>Market</w:t>
            </w:r>
            <w:r w:rsidR="001F5074">
              <w:rPr>
                <w:lang w:val="en-CA"/>
              </w:rPr>
              <w:t>eting</w:t>
            </w:r>
            <w:proofErr w:type="spellEnd"/>
            <w:r w:rsidRPr="00D34C7B">
              <w:rPr>
                <w:lang w:val="en-CA"/>
              </w:rPr>
              <w:t>. As the first stage of our pandemic risk management plan, this riskiness index assesses our current exposure within each element. The findings will help guide our immediate response, prioritize resources, and support the crisis leadership team being established to coordinate pandemic plan implementation.</w:t>
            </w:r>
          </w:p>
          <w:p w14:paraId="53FF8C04" w14:textId="0A6B0F17" w:rsidR="00BD10FC" w:rsidRPr="001320AC" w:rsidRDefault="00BD10FC" w:rsidP="00E8401C">
            <w:pPr>
              <w:ind w:right="123"/>
            </w:pPr>
          </w:p>
        </w:tc>
        <w:tc>
          <w:tcPr>
            <w:tcW w:w="605" w:type="dxa"/>
          </w:tcPr>
          <w:p w14:paraId="406B71E6" w14:textId="34E3B665" w:rsidR="00BD10FC" w:rsidRPr="001320AC" w:rsidRDefault="00BD10FC" w:rsidP="00B45EF7"/>
        </w:tc>
        <w:tc>
          <w:tcPr>
            <w:tcW w:w="5112" w:type="dxa"/>
            <w:vMerge/>
          </w:tcPr>
          <w:p w14:paraId="7EFCAE33" w14:textId="27A8FC76" w:rsidR="00BD10FC" w:rsidRPr="001320AC" w:rsidRDefault="00BD10FC" w:rsidP="00B45EF7"/>
        </w:tc>
      </w:tr>
      <w:tr w:rsidR="00BD10FC" w14:paraId="05FBB3D0" w14:textId="77777777" w:rsidTr="00E8401C">
        <w:trPr>
          <w:trHeight w:val="432"/>
        </w:trPr>
        <w:tc>
          <w:tcPr>
            <w:tcW w:w="5083" w:type="dxa"/>
            <w:gridSpan w:val="2"/>
          </w:tcPr>
          <w:p w14:paraId="7FE5F97D" w14:textId="77777777" w:rsidR="00BD10FC" w:rsidRDefault="00BD10FC" w:rsidP="00E8401C">
            <w:pPr>
              <w:ind w:right="123"/>
            </w:pPr>
          </w:p>
        </w:tc>
        <w:tc>
          <w:tcPr>
            <w:tcW w:w="605" w:type="dxa"/>
          </w:tcPr>
          <w:p w14:paraId="25C774BC" w14:textId="77777777" w:rsidR="00BD10FC" w:rsidRPr="001320AC" w:rsidRDefault="00BD10FC" w:rsidP="00B45EF7"/>
        </w:tc>
        <w:tc>
          <w:tcPr>
            <w:tcW w:w="5112" w:type="dxa"/>
            <w:vAlign w:val="bottom"/>
          </w:tcPr>
          <w:p w14:paraId="6FD6294F" w14:textId="30BD71D3" w:rsidR="00BD10FC" w:rsidRPr="001320AC" w:rsidRDefault="00BD10FC" w:rsidP="003D71D4">
            <w:pPr>
              <w:pStyle w:val="Footer"/>
            </w:pPr>
          </w:p>
        </w:tc>
      </w:tr>
      <w:tr w:rsidR="00BD10FC" w14:paraId="22F4C2A9" w14:textId="77777777" w:rsidTr="00E8401C">
        <w:trPr>
          <w:trHeight w:val="3664"/>
        </w:trPr>
        <w:tc>
          <w:tcPr>
            <w:tcW w:w="5083" w:type="dxa"/>
            <w:gridSpan w:val="2"/>
          </w:tcPr>
          <w:p w14:paraId="46F7FEB6" w14:textId="07489BE0" w:rsidR="00BD10FC" w:rsidRDefault="007C77BB" w:rsidP="00E8401C">
            <w:pPr>
              <w:ind w:right="123"/>
            </w:pPr>
            <w:r>
              <w:rPr>
                <w:noProof/>
              </w:rPr>
              <mc:AlternateContent>
                <mc:Choice Requires="wps">
                  <w:drawing>
                    <wp:anchor distT="45720" distB="45720" distL="114300" distR="114300" simplePos="0" relativeHeight="251641856" behindDoc="0" locked="0" layoutInCell="1" allowOverlap="1" wp14:anchorId="5F436DF2" wp14:editId="1623EB18">
                      <wp:simplePos x="0" y="0"/>
                      <wp:positionH relativeFrom="column">
                        <wp:posOffset>2009775</wp:posOffset>
                      </wp:positionH>
                      <wp:positionV relativeFrom="paragraph">
                        <wp:posOffset>727710</wp:posOffset>
                      </wp:positionV>
                      <wp:extent cx="1362075" cy="1404620"/>
                      <wp:effectExtent l="0" t="0" r="9525" b="0"/>
                      <wp:wrapNone/>
                      <wp:docPr id="1760859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404620"/>
                              </a:xfrm>
                              <a:prstGeom prst="rect">
                                <a:avLst/>
                              </a:prstGeom>
                              <a:solidFill>
                                <a:srgbClr val="FFFFFF"/>
                              </a:solidFill>
                              <a:ln w="9525">
                                <a:noFill/>
                                <a:miter lim="800000"/>
                                <a:headEnd/>
                                <a:tailEnd/>
                              </a:ln>
                            </wps:spPr>
                            <wps:txbx>
                              <w:txbxContent>
                                <w:p w14:paraId="6CDD7993" w14:textId="03DC94AF" w:rsidR="008D5F7A" w:rsidRPr="008D5F7A" w:rsidRDefault="007C77BB" w:rsidP="008D5F7A">
                                  <w:pPr>
                                    <w:rPr>
                                      <w:b/>
                                      <w:bCs/>
                                      <w:lang w:val="en-CA"/>
                                    </w:rPr>
                                  </w:pPr>
                                  <w:r>
                                    <w:rPr>
                                      <w:b/>
                                      <w:bCs/>
                                      <w:lang w:val="en-CA"/>
                                    </w:rPr>
                                    <w:t>INFRASTRUCTURE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F436DF2" id="_x0000_s1037" type="#_x0000_t202" style="position:absolute;margin-left:158.25pt;margin-top:57.3pt;width:107.25pt;height:110.6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" stroked="f">
                      <v:textbox style="mso-fit-shape-to-text:t">
                        <w:txbxContent>
                          <w:p w14:paraId="6CDD7993" w14:textId="03DC94AF" w:rsidR="008D5F7A" w:rsidRPr="008D5F7A" w:rsidRDefault="007C77BB" w:rsidP="008D5F7A">
                            <w:pPr>
                              <w:rPr>
                                <w:b/>
                                <w:bCs/>
                                <w:lang w:val="en-CA"/>
                              </w:rPr>
                            </w:pPr>
                            <w:r>
                              <w:rPr>
                                <w:b/>
                                <w:bCs/>
                                <w:lang w:val="en-CA"/>
                              </w:rPr>
                              <w:t>INFRASTRUCTURE</w:t>
                            </w:r>
                          </w:p>
                        </w:txbxContent>
                      </v:textbox>
                    </v:shape>
                  </w:pict>
                </mc:Fallback>
              </mc:AlternateContent>
            </w:r>
            <w:r>
              <w:rPr>
                <w:noProof/>
              </w:rPr>
              <mc:AlternateContent>
                <mc:Choice Requires="wps">
                  <w:drawing>
                    <wp:anchor distT="45720" distB="45720" distL="114300" distR="114300" simplePos="0" relativeHeight="251639808" behindDoc="0" locked="0" layoutInCell="1" allowOverlap="1" wp14:anchorId="494BD3C9" wp14:editId="58141985">
                      <wp:simplePos x="0" y="0"/>
                      <wp:positionH relativeFrom="column">
                        <wp:posOffset>438150</wp:posOffset>
                      </wp:positionH>
                      <wp:positionV relativeFrom="paragraph">
                        <wp:posOffset>723265</wp:posOffset>
                      </wp:positionV>
                      <wp:extent cx="9334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solidFill>
                                <a:srgbClr val="FFFFFF"/>
                              </a:solidFill>
                              <a:ln w="9525">
                                <a:noFill/>
                                <a:miter lim="800000"/>
                                <a:headEnd/>
                                <a:tailEnd/>
                              </a:ln>
                            </wps:spPr>
                            <wps:txbx>
                              <w:txbxContent>
                                <w:p w14:paraId="5C672870" w14:textId="18D39444" w:rsidR="008D5F7A" w:rsidRPr="008D5F7A" w:rsidRDefault="007C77BB">
                                  <w:pPr>
                                    <w:rPr>
                                      <w:b/>
                                      <w:bCs/>
                                    </w:rPr>
                                  </w:pPr>
                                  <w:r w:rsidRPr="008D5F7A">
                                    <w:rPr>
                                      <w:b/>
                                      <w:bCs/>
                                    </w:rPr>
                                    <w:t>FINANCIAL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94BD3C9" id="_x0000_s1038" type="#_x0000_t202" style="position:absolute;margin-left:34.5pt;margin-top:56.95pt;width:73.5pt;height:110.6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a+qEgIAAP0DAAAOAAAAZHJzL2Uyb0RvYy54bWysk99u2yAUxu8n7R0Q94udNMla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" stroked="f">
                      <v:textbox style="mso-fit-shape-to-text:t">
                        <w:txbxContent>
                          <w:p w14:paraId="5C672870" w14:textId="18D39444" w:rsidR="008D5F7A" w:rsidRPr="008D5F7A" w:rsidRDefault="007C77BB">
                            <w:pPr>
                              <w:rPr>
                                <w:b/>
                                <w:bCs/>
                              </w:rPr>
                            </w:pPr>
                            <w:r w:rsidRPr="008D5F7A">
                              <w:rPr>
                                <w:b/>
                                <w:bCs/>
                              </w:rPr>
                              <w:t>FINANCIAL</w:t>
                            </w:r>
                          </w:p>
                        </w:txbxContent>
                      </v:textbox>
                    </v:shape>
                  </w:pict>
                </mc:Fallback>
              </mc:AlternateContent>
            </w:r>
            <w:r w:rsidR="00622FE2">
              <w:rPr>
                <w:noProof/>
                <w:lang w:eastAsia="en-AU"/>
              </w:rPr>
              <w:drawing>
                <wp:anchor distT="0" distB="0" distL="114300" distR="114300" simplePos="0" relativeHeight="251635712" behindDoc="0" locked="0" layoutInCell="1" allowOverlap="1" wp14:anchorId="2ED6CA4F" wp14:editId="6B2CBB01">
                  <wp:simplePos x="0" y="0"/>
                  <wp:positionH relativeFrom="column">
                    <wp:posOffset>2132893</wp:posOffset>
                  </wp:positionH>
                  <wp:positionV relativeFrom="paragraph">
                    <wp:posOffset>969645</wp:posOffset>
                  </wp:positionV>
                  <wp:extent cx="1092496" cy="1092496"/>
                  <wp:effectExtent l="0" t="0" r="0" b="0"/>
                  <wp:wrapNone/>
                  <wp:docPr id="766308627" name="Graphic 10" descr="Ser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8627" name="Graphic 766308627" descr="Server outline"/>
                          <pic:cNvPicPr/>
                        </pic:nvPicPr>
                        <pic:blipFill>
                          <a:blip r:embed="rId23">
                            <a:extLst>
                              <a:ext uri="{96DAC541-7B7A-43D3-8B79-37D633B846F1}">
                                <asvg:svgBlip xmlns:asvg="http://schemas.microsoft.com/office/drawing/2016/SVG/main" r:embed="rId24"/>
                              </a:ext>
                            </a:extLst>
                          </a:blip>
                          <a:stretch>
                            <a:fillRect/>
                          </a:stretch>
                        </pic:blipFill>
                        <pic:spPr>
                          <a:xfrm>
                            <a:off x="0" y="0"/>
                            <a:ext cx="1092496" cy="1092496"/>
                          </a:xfrm>
                          <a:prstGeom prst="rect">
                            <a:avLst/>
                          </a:prstGeom>
                        </pic:spPr>
                      </pic:pic>
                    </a:graphicData>
                  </a:graphic>
                  <wp14:sizeRelH relativeFrom="margin">
                    <wp14:pctWidth>0</wp14:pctWidth>
                  </wp14:sizeRelH>
                  <wp14:sizeRelV relativeFrom="margin">
                    <wp14:pctHeight>0</wp14:pctHeight>
                  </wp14:sizeRelV>
                </wp:anchor>
              </w:drawing>
            </w:r>
            <w:r w:rsidR="00622FE2">
              <w:rPr>
                <w:noProof/>
                <w:lang w:eastAsia="en-AU"/>
              </w:rPr>
              <w:drawing>
                <wp:anchor distT="0" distB="0" distL="114300" distR="114300" simplePos="0" relativeHeight="251634688" behindDoc="0" locked="0" layoutInCell="1" allowOverlap="1" wp14:anchorId="530F03A5" wp14:editId="6CDCBC32">
                  <wp:simplePos x="0" y="0"/>
                  <wp:positionH relativeFrom="column">
                    <wp:posOffset>343164</wp:posOffset>
                  </wp:positionH>
                  <wp:positionV relativeFrom="paragraph">
                    <wp:posOffset>946522</wp:posOffset>
                  </wp:positionV>
                  <wp:extent cx="1114425" cy="1114425"/>
                  <wp:effectExtent l="0" t="0" r="0" b="0"/>
                  <wp:wrapNone/>
                  <wp:docPr id="1178381532" name="Graphic 9" descr="Ba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1532" name="Graphic 1178381532" descr="Bank outline"/>
                          <pic:cNvPicPr/>
                        </pic:nvPicPr>
                        <pic:blipFill>
                          <a:blip r:embed="rId25">
                            <a:extLst>
                              <a:ext uri="{96DAC541-7B7A-43D3-8B79-37D633B846F1}">
                                <asvg:svgBlip xmlns:asvg="http://schemas.microsoft.com/office/drawing/2016/SVG/main" r:embed="rId26"/>
                              </a:ext>
                            </a:extLst>
                          </a:blip>
                          <a:stretch>
                            <a:fillRect/>
                          </a:stretch>
                        </pic:blipFill>
                        <pic:spPr>
                          <a:xfrm>
                            <a:off x="0" y="0"/>
                            <a:ext cx="1114425" cy="1114425"/>
                          </a:xfrm>
                          <a:prstGeom prst="rect">
                            <a:avLst/>
                          </a:prstGeom>
                        </pic:spPr>
                      </pic:pic>
                    </a:graphicData>
                  </a:graphic>
                  <wp14:sizeRelH relativeFrom="margin">
                    <wp14:pctWidth>0</wp14:pctWidth>
                  </wp14:sizeRelH>
                  <wp14:sizeRelV relativeFrom="margin">
                    <wp14:pctHeight>0</wp14:pctHeight>
                  </wp14:sizeRelV>
                </wp:anchor>
              </w:drawing>
            </w:r>
          </w:p>
        </w:tc>
        <w:tc>
          <w:tcPr>
            <w:tcW w:w="605" w:type="dxa"/>
          </w:tcPr>
          <w:p w14:paraId="4155BA40" w14:textId="7FFC9DAA" w:rsidR="00BD10FC" w:rsidRPr="001320AC" w:rsidRDefault="00BD10FC" w:rsidP="00B45EF7"/>
        </w:tc>
        <w:tc>
          <w:tcPr>
            <w:tcW w:w="5112" w:type="dxa"/>
            <w:vAlign w:val="bottom"/>
          </w:tcPr>
          <w:p w14:paraId="74AF249D" w14:textId="173E7CCB" w:rsidR="003F2CFC" w:rsidRDefault="007C77BB" w:rsidP="00B45EF7">
            <w:r>
              <w:rPr>
                <w:noProof/>
              </w:rPr>
              <mc:AlternateContent>
                <mc:Choice Requires="wps">
                  <w:drawing>
                    <wp:anchor distT="45720" distB="45720" distL="114300" distR="114300" simplePos="0" relativeHeight="251645952" behindDoc="0" locked="0" layoutInCell="1" allowOverlap="1" wp14:anchorId="2D009CC0" wp14:editId="1A44A8F2">
                      <wp:simplePos x="0" y="0"/>
                      <wp:positionH relativeFrom="column">
                        <wp:posOffset>1851660</wp:posOffset>
                      </wp:positionH>
                      <wp:positionV relativeFrom="paragraph">
                        <wp:posOffset>-733425</wp:posOffset>
                      </wp:positionV>
                      <wp:extent cx="981075" cy="1404620"/>
                      <wp:effectExtent l="0" t="0" r="9525" b="0"/>
                      <wp:wrapNone/>
                      <wp:docPr id="1134497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1404620"/>
                              </a:xfrm>
                              <a:prstGeom prst="rect">
                                <a:avLst/>
                              </a:prstGeom>
                              <a:solidFill>
                                <a:srgbClr val="FFFFFF"/>
                              </a:solidFill>
                              <a:ln w="9525">
                                <a:noFill/>
                                <a:miter lim="800000"/>
                                <a:headEnd/>
                                <a:tailEnd/>
                              </a:ln>
                            </wps:spPr>
                            <wps:txbx>
                              <w:txbxContent>
                                <w:p w14:paraId="61F8CE34" w14:textId="6A1FFA97" w:rsidR="008D5F7A" w:rsidRPr="008D5F7A" w:rsidRDefault="007C77BB" w:rsidP="008D5F7A">
                                  <w:pPr>
                                    <w:rPr>
                                      <w:b/>
                                      <w:bCs/>
                                      <w:lang w:val="en-CA"/>
                                    </w:rPr>
                                  </w:pPr>
                                  <w:r>
                                    <w:rPr>
                                      <w:b/>
                                      <w:bCs/>
                                      <w:lang w:val="en-CA"/>
                                    </w:rPr>
                                    <w:t>MARKETING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D009CC0" id="_x0000_s1039" type="#_x0000_t202" style="position:absolute;margin-left:145.8pt;margin-top:-57.75pt;width:77.25pt;height:110.6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" stroked="f">
                      <v:textbox style="mso-fit-shape-to-text:t">
                        <w:txbxContent>
                          <w:p w14:paraId="61F8CE34" w14:textId="6A1FFA97" w:rsidR="008D5F7A" w:rsidRPr="008D5F7A" w:rsidRDefault="007C77BB" w:rsidP="008D5F7A">
                            <w:pPr>
                              <w:rPr>
                                <w:b/>
                                <w:bCs/>
                                <w:lang w:val="en-CA"/>
                              </w:rPr>
                            </w:pPr>
                            <w:r>
                              <w:rPr>
                                <w:b/>
                                <w:bCs/>
                                <w:lang w:val="en-CA"/>
                              </w:rPr>
                              <w:t>MARKETING</w:t>
                            </w:r>
                          </w:p>
                        </w:txbxContent>
                      </v:textbox>
                    </v:shape>
                  </w:pict>
                </mc:Fallback>
              </mc:AlternateContent>
            </w:r>
            <w:r>
              <w:rPr>
                <w:noProof/>
              </w:rPr>
              <mc:AlternateContent>
                <mc:Choice Requires="wps">
                  <w:drawing>
                    <wp:anchor distT="45720" distB="45720" distL="114300" distR="114300" simplePos="0" relativeHeight="251643904" behindDoc="0" locked="0" layoutInCell="1" allowOverlap="1" wp14:anchorId="51A89223" wp14:editId="7AFEC125">
                      <wp:simplePos x="0" y="0"/>
                      <wp:positionH relativeFrom="column">
                        <wp:posOffset>259080</wp:posOffset>
                      </wp:positionH>
                      <wp:positionV relativeFrom="paragraph">
                        <wp:posOffset>-749300</wp:posOffset>
                      </wp:positionV>
                      <wp:extent cx="1028700" cy="1404620"/>
                      <wp:effectExtent l="0" t="0" r="0" b="0"/>
                      <wp:wrapNone/>
                      <wp:docPr id="746167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404620"/>
                              </a:xfrm>
                              <a:prstGeom prst="rect">
                                <a:avLst/>
                              </a:prstGeom>
                              <a:solidFill>
                                <a:srgbClr val="FFFFFF"/>
                              </a:solidFill>
                              <a:ln w="9525">
                                <a:noFill/>
                                <a:miter lim="800000"/>
                                <a:headEnd/>
                                <a:tailEnd/>
                              </a:ln>
                            </wps:spPr>
                            <wps:txbx>
                              <w:txbxContent>
                                <w:p w14:paraId="7D4E4DB7" w14:textId="615C6FD3" w:rsidR="008D5F7A" w:rsidRPr="008D5F7A" w:rsidRDefault="007C77BB" w:rsidP="008D5F7A">
                                  <w:pPr>
                                    <w:rPr>
                                      <w:b/>
                                      <w:bCs/>
                                      <w:lang w:val="en-CA"/>
                                    </w:rPr>
                                  </w:pPr>
                                  <w:r>
                                    <w:rPr>
                                      <w:b/>
                                      <w:bCs/>
                                      <w:lang w:val="en-CA"/>
                                    </w:rPr>
                                    <w:t>REPUTATION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1A89223" id="_x0000_s1040" type="#_x0000_t202" style="position:absolute;margin-left:20.4pt;margin-top:-59pt;width:81pt;height:110.6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" stroked="f">
                      <v:textbox style="mso-fit-shape-to-text:t">
                        <w:txbxContent>
                          <w:p w14:paraId="7D4E4DB7" w14:textId="615C6FD3" w:rsidR="008D5F7A" w:rsidRPr="008D5F7A" w:rsidRDefault="007C77BB" w:rsidP="008D5F7A">
                            <w:pPr>
                              <w:rPr>
                                <w:b/>
                                <w:bCs/>
                                <w:lang w:val="en-CA"/>
                              </w:rPr>
                            </w:pPr>
                            <w:r>
                              <w:rPr>
                                <w:b/>
                                <w:bCs/>
                                <w:lang w:val="en-CA"/>
                              </w:rPr>
                              <w:t>REPUTATION</w:t>
                            </w:r>
                          </w:p>
                        </w:txbxContent>
                      </v:textbox>
                    </v:shape>
                  </w:pict>
                </mc:Fallback>
              </mc:AlternateContent>
            </w:r>
          </w:p>
          <w:p w14:paraId="29964F41" w14:textId="77777777" w:rsidR="003F2CFC" w:rsidRDefault="003F2CFC" w:rsidP="00B45EF7"/>
          <w:p w14:paraId="5BBB2555" w14:textId="77777777" w:rsidR="003F2CFC" w:rsidRDefault="003F2CFC" w:rsidP="00B45EF7"/>
          <w:p w14:paraId="0A46B78A" w14:textId="77777777" w:rsidR="003F2CFC" w:rsidRDefault="003F2CFC" w:rsidP="00B45EF7"/>
          <w:p w14:paraId="10D6FEAC" w14:textId="6C6FC752" w:rsidR="00BD10FC" w:rsidRPr="00C3569F" w:rsidRDefault="00622FE2" w:rsidP="00B45EF7">
            <w:r>
              <w:rPr>
                <w:noProof/>
              </w:rPr>
              <w:drawing>
                <wp:anchor distT="0" distB="0" distL="114300" distR="114300" simplePos="0" relativeHeight="251636736" behindDoc="0" locked="0" layoutInCell="1" allowOverlap="1" wp14:anchorId="2F47E5B6" wp14:editId="2E0F047C">
                  <wp:simplePos x="0" y="0"/>
                  <wp:positionH relativeFrom="column">
                    <wp:posOffset>290195</wp:posOffset>
                  </wp:positionH>
                  <wp:positionV relativeFrom="paragraph">
                    <wp:posOffset>-1181100</wp:posOffset>
                  </wp:positionV>
                  <wp:extent cx="1047750" cy="1047750"/>
                  <wp:effectExtent l="0" t="0" r="0" b="0"/>
                  <wp:wrapNone/>
                  <wp:docPr id="1884262177" name="Graphic 12" descr="Market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2177" name="Graphic 1884262177" descr="Marketing outline"/>
                          <pic:cNvPicPr/>
                        </pic:nvPicPr>
                        <pic:blipFill>
                          <a:blip r:embed="rId27">
                            <a:extLst>
                              <a:ext uri="{96DAC541-7B7A-43D3-8B79-37D633B846F1}">
                                <asvg:svgBlip xmlns:asvg="http://schemas.microsoft.com/office/drawing/2016/SVG/main" r:embed="rId28"/>
                              </a:ext>
                            </a:extLst>
                          </a:blip>
                          <a:stretch>
                            <a:fillRect/>
                          </a:stretch>
                        </pic:blipFill>
                        <pic:spPr>
                          <a:xfrm>
                            <a:off x="0" y="0"/>
                            <a:ext cx="1047750" cy="1047750"/>
                          </a:xfrm>
                          <a:prstGeom prst="rect">
                            <a:avLst/>
                          </a:prstGeom>
                        </pic:spPr>
                      </pic:pic>
                    </a:graphicData>
                  </a:graphic>
                  <wp14:sizeRelH relativeFrom="margin">
                    <wp14:pctWidth>0</wp14:pctWidth>
                  </wp14:sizeRelH>
                  <wp14:sizeRelV relativeFrom="margin">
                    <wp14:pctHeight>0</wp14:pctHeight>
                  </wp14:sizeRelV>
                </wp:anchor>
              </w:drawing>
            </w:r>
            <w:r w:rsidR="008D5F7A">
              <w:rPr>
                <w:noProof/>
              </w:rPr>
              <w:drawing>
                <wp:anchor distT="0" distB="0" distL="114300" distR="114300" simplePos="0" relativeHeight="251637760" behindDoc="0" locked="0" layoutInCell="1" allowOverlap="1" wp14:anchorId="6740D31E" wp14:editId="112BCAE9">
                  <wp:simplePos x="0" y="0"/>
                  <wp:positionH relativeFrom="column">
                    <wp:posOffset>1819910</wp:posOffset>
                  </wp:positionH>
                  <wp:positionV relativeFrom="paragraph">
                    <wp:posOffset>-1210310</wp:posOffset>
                  </wp:positionV>
                  <wp:extent cx="1083945" cy="1083945"/>
                  <wp:effectExtent l="0" t="0" r="0" b="0"/>
                  <wp:wrapNone/>
                  <wp:docPr id="2090102365" name="Graphic 13" descr="Bar graph with upward tren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02365" name="Graphic 2090102365" descr="Bar graph with upward trend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1083945" cy="1083945"/>
                          </a:xfrm>
                          <a:prstGeom prst="rect">
                            <a:avLst/>
                          </a:prstGeom>
                        </pic:spPr>
                      </pic:pic>
                    </a:graphicData>
                  </a:graphic>
                  <wp14:sizeRelH relativeFrom="margin">
                    <wp14:pctWidth>0</wp14:pctWidth>
                  </wp14:sizeRelH>
                  <wp14:sizeRelV relativeFrom="margin">
                    <wp14:pctHeight>0</wp14:pctHeight>
                  </wp14:sizeRelV>
                </wp:anchor>
              </w:drawing>
            </w:r>
          </w:p>
        </w:tc>
      </w:tr>
    </w:tbl>
    <w:p w14:paraId="1CF6EC01" w14:textId="2CAC7E37" w:rsidR="003F2CFC" w:rsidRDefault="003F2CFC">
      <w:pPr>
        <w:rPr>
          <w:sz w:val="10"/>
          <w:szCs w:val="14"/>
        </w:rPr>
      </w:pPr>
    </w:p>
    <w:p w14:paraId="2E773816" w14:textId="77777777" w:rsidR="00C3569F" w:rsidRPr="00A676A0" w:rsidRDefault="00C3569F" w:rsidP="00BD10FC">
      <w:pPr>
        <w:rPr>
          <w:sz w:val="10"/>
          <w:szCs w:val="14"/>
        </w:rPr>
      </w:pPr>
    </w:p>
    <w:p w14:paraId="3C552179" w14:textId="7D66124E" w:rsidR="00884F59" w:rsidRDefault="00884F59">
      <w:pPr>
        <w:rPr>
          <w:sz w:val="10"/>
          <w:szCs w:val="14"/>
        </w:rPr>
      </w:pPr>
      <w:r>
        <w:rPr>
          <w:sz w:val="10"/>
          <w:szCs w:val="14"/>
        </w:rPr>
        <w:br w:type="page"/>
      </w:r>
    </w:p>
    <w:tbl>
      <w:tblPr>
        <w:tblW w:w="10843" w:type="dxa"/>
        <w:tblLayout w:type="fixed"/>
        <w:tblCellMar>
          <w:left w:w="0" w:type="dxa"/>
          <w:right w:w="0" w:type="dxa"/>
        </w:tblCellMar>
        <w:tblLook w:val="0600" w:firstRow="0" w:lastRow="0" w:firstColumn="0" w:lastColumn="0" w:noHBand="1" w:noVBand="1"/>
      </w:tblPr>
      <w:tblGrid>
        <w:gridCol w:w="4525"/>
        <w:gridCol w:w="6318"/>
      </w:tblGrid>
      <w:tr w:rsidR="003F2CFC" w:rsidRPr="009D2C09" w14:paraId="35285818" w14:textId="77777777" w:rsidTr="00B56EF0">
        <w:trPr>
          <w:gridAfter w:val="1"/>
          <w:wAfter w:w="6293" w:type="dxa"/>
          <w:trHeight w:val="17"/>
        </w:trPr>
        <w:tc>
          <w:tcPr>
            <w:tcW w:w="4507" w:type="dxa"/>
            <w:tcBorders>
              <w:top w:val="single" w:sz="48" w:space="0" w:color="D83D27" w:themeColor="accent2"/>
            </w:tcBorders>
          </w:tcPr>
          <w:p w14:paraId="3598775F" w14:textId="6255597A" w:rsidR="003F2CFC" w:rsidRPr="009D2C09" w:rsidRDefault="003F2CFC" w:rsidP="00B56EF0"/>
        </w:tc>
      </w:tr>
      <w:tr w:rsidR="003F2CFC" w:rsidRPr="001B27B9" w14:paraId="6EB01D1F" w14:textId="77777777" w:rsidTr="00B56EF0">
        <w:trPr>
          <w:trHeight w:val="8352"/>
        </w:trPr>
        <w:tc>
          <w:tcPr>
            <w:tcW w:w="10800" w:type="dxa"/>
            <w:gridSpan w:val="2"/>
          </w:tcPr>
          <w:p w14:paraId="67C86FBA" w14:textId="69543EE9" w:rsidR="003F2CFC" w:rsidRPr="00620D24" w:rsidRDefault="003F2CFC" w:rsidP="00B56EF0">
            <w:pPr>
              <w:pStyle w:val="Heading1"/>
            </w:pPr>
            <w:r>
              <w:t>Financial Risk</w:t>
            </w:r>
          </w:p>
          <w:p w14:paraId="3927ABA8" w14:textId="2D843A74" w:rsidR="00E62761" w:rsidRDefault="00E62761" w:rsidP="00E62761">
            <w:pPr>
              <w:rPr>
                <w:sz w:val="32"/>
                <w:szCs w:val="32"/>
              </w:rPr>
            </w:pPr>
            <w:r w:rsidRPr="00E62761">
              <w:rPr>
                <w:sz w:val="32"/>
                <w:szCs w:val="32"/>
              </w:rPr>
              <w:t>FUNDING ALLOCATION</w:t>
            </w:r>
          </w:p>
          <w:p w14:paraId="13E6D27F" w14:textId="77777777" w:rsidR="00E62761" w:rsidRPr="00E62761" w:rsidRDefault="00E62761" w:rsidP="00E62761">
            <w:pPr>
              <w:rPr>
                <w:sz w:val="32"/>
                <w:szCs w:val="32"/>
              </w:rPr>
            </w:pPr>
          </w:p>
          <w:p w14:paraId="2E98F915" w14:textId="77777777" w:rsidR="00E62761" w:rsidRDefault="00E62761" w:rsidP="00E62761">
            <w:r>
              <w:t>ItrustU belongs to Tiva, the sixth largest insurance group in the world. It collects premiums in advance from a very large customer base in Ontario that gives it a steady flow of investable funds. The pandemic creates some critical new funding needs: a crisis leadership team and a pandemic plan. Beyond that, there is a need to put measures in place to reduce exposure to various risks in the present and beyond. Premiums are invested in assets like Canadian stocks, bonds, real estate and precious metals to cover the cost of business and insurance claims. ItrustU also holds two kinds of liability: short-term Property &amp; Casualty (P&amp;C) claims like car, home, and travel, and long-term life and pension obligations.</w:t>
            </w:r>
          </w:p>
          <w:p w14:paraId="613F5A63" w14:textId="77777777" w:rsidR="00E62761" w:rsidRDefault="00E62761" w:rsidP="00E62761"/>
          <w:p w14:paraId="3D9871D9" w14:textId="77777777" w:rsidR="00E62761" w:rsidRDefault="00E62761" w:rsidP="00E62761">
            <w:r>
              <w:t xml:space="preserve">Given our portfolio, there is a good chance that ItrustU would have liquidity problems as equities, real estate and precious metals are volatile assets and slow to sell. In times of crises, P&amp;C claims need cash quickly to pay out to claimants. Stocks and precious metals can be sold quickly but the risk with them is being forced to sell at a loss during a downturn. To combat a worsening economy, it is reasonable to anticipate a cut in interest rates to drive investment, which could also affect longer product plans. Since every holding is Canadian, any regional or national dip will hit both assets and claims at the same time. There is a risk that bank partners could delay or not remit premiums altogether or reinsurers would not be </w:t>
            </w:r>
            <w:proofErr w:type="gramStart"/>
            <w:r>
              <w:t>in a position</w:t>
            </w:r>
            <w:proofErr w:type="gramEnd"/>
            <w:r>
              <w:t xml:space="preserve"> to pay recoveries and bond issuers may default on any dividends they expected to receive.</w:t>
            </w:r>
          </w:p>
          <w:p w14:paraId="5B409582" w14:textId="77777777" w:rsidR="00E62761" w:rsidRDefault="00E62761" w:rsidP="00E62761"/>
          <w:p w14:paraId="1C5455CB" w14:textId="77777777" w:rsidR="00E62761" w:rsidRDefault="00E62761" w:rsidP="00E62761">
            <w:r>
              <w:t xml:space="preserve">We are also concerned about where funds are dedicated. Cyber is listed as one of the main risks the company plans to mitigate against yet has no dedicated cyber-security staff. The current assessment is that resources appear disproportionately distributed to the risks that the company is concerned with. On paper, the company, in its current position and standing, will be able to treat most financial vulnerabilities in a pandemic economy, depending critically on how quickly they can move their assets. </w:t>
            </w:r>
          </w:p>
          <w:p w14:paraId="6A6C1CEB" w14:textId="77777777" w:rsidR="00E62761" w:rsidRDefault="00E62761" w:rsidP="00E62761"/>
          <w:p w14:paraId="509E4AD9" w14:textId="69BCDB1C" w:rsidR="00E62761" w:rsidRPr="00E62761" w:rsidRDefault="00E62761" w:rsidP="00E62761">
            <w:pPr>
              <w:rPr>
                <w:sz w:val="32"/>
                <w:szCs w:val="32"/>
              </w:rPr>
            </w:pPr>
            <w:r w:rsidRPr="00E62761">
              <w:rPr>
                <w:sz w:val="32"/>
                <w:szCs w:val="32"/>
              </w:rPr>
              <w:t>INTERNAL CONTROLS</w:t>
            </w:r>
          </w:p>
          <w:p w14:paraId="510BC79B" w14:textId="77777777" w:rsidR="00E62761" w:rsidRDefault="00E62761" w:rsidP="00E62761"/>
          <w:p w14:paraId="63AA3AC0" w14:textId="14602AC1" w:rsidR="00E62761" w:rsidRDefault="00E62761" w:rsidP="002B25FC">
            <w:pPr>
              <w:jc w:val="both"/>
            </w:pPr>
            <w:r>
              <w:t xml:space="preserve">ItrustU currently collects all premiums, processes claims and quotes through their website, mobile app and internal systems. As a result, they are susceptible to a litany of cyberattacks that can have significant financial implications: direct theft through fraudulent claims payouts and payroll diversion; ransomware and recovery costs; data loss and its legal costs; regulatory penalties; a tech outage would stop premiums collection and claims payment at the same time. Six people currently cover IT and networking for 50 desktops, on-site servers and the internal network. Hosting, backups and security advice are outsourced. A six-person team likely cannot provide round-the-clock monitoring. Control therefore depends on vendors the company does not directly manage. The switch to remote work during a pandemic increases the </w:t>
            </w:r>
            <w:r w:rsidR="002B25FC">
              <w:t>likelihood of vulnerability</w:t>
            </w:r>
            <w:r>
              <w:t xml:space="preserve"> and decreases the strength of defending it. </w:t>
            </w:r>
          </w:p>
          <w:p w14:paraId="36CC046A" w14:textId="77777777" w:rsidR="00E62761" w:rsidRDefault="00E62761" w:rsidP="00E62761"/>
          <w:p w14:paraId="5AB22B33" w14:textId="77777777" w:rsidR="00E62761" w:rsidRDefault="00E62761" w:rsidP="00E62761"/>
          <w:p w14:paraId="52EBB969" w14:textId="77777777" w:rsidR="00E62761" w:rsidRDefault="00E62761" w:rsidP="00E62761"/>
          <w:p w14:paraId="5F7E0185" w14:textId="77777777" w:rsidR="00E62761" w:rsidRDefault="00E62761" w:rsidP="00E62761"/>
          <w:p w14:paraId="1878E61B" w14:textId="77777777" w:rsidR="00E62761" w:rsidRDefault="00E62761" w:rsidP="00E62761"/>
          <w:p w14:paraId="7EA96FB3" w14:textId="77777777" w:rsidR="00E62761" w:rsidRDefault="00E62761" w:rsidP="00E62761"/>
          <w:p w14:paraId="3A3415B4" w14:textId="77777777" w:rsidR="00E62761" w:rsidRDefault="00E62761" w:rsidP="00E62761"/>
          <w:p w14:paraId="30848CCB" w14:textId="77777777" w:rsidR="00E62761" w:rsidRDefault="00E62761" w:rsidP="00E62761"/>
          <w:p w14:paraId="498DB6F2" w14:textId="77777777" w:rsidR="00E62761" w:rsidRDefault="00E62761" w:rsidP="00E62761"/>
          <w:p w14:paraId="70082BBF" w14:textId="77777777" w:rsidR="00E62761" w:rsidRDefault="00E62761" w:rsidP="00E62761"/>
          <w:p w14:paraId="3AC2B011" w14:textId="77777777" w:rsidR="00E62761" w:rsidRDefault="00E62761" w:rsidP="00E62761"/>
          <w:p w14:paraId="680B83D2" w14:textId="77777777" w:rsidR="00E62761" w:rsidRDefault="00E62761" w:rsidP="00E62761"/>
          <w:p w14:paraId="149CC260" w14:textId="77777777" w:rsidR="00E62761" w:rsidRDefault="00E62761" w:rsidP="00E62761"/>
          <w:p w14:paraId="5CD9A28F" w14:textId="65B5DF21" w:rsidR="00E62761" w:rsidRPr="00E62761" w:rsidRDefault="00E62761" w:rsidP="00E62761">
            <w:pPr>
              <w:rPr>
                <w:sz w:val="32"/>
                <w:szCs w:val="32"/>
              </w:rPr>
            </w:pPr>
            <w:r w:rsidRPr="00E62761">
              <w:rPr>
                <w:sz w:val="32"/>
                <w:szCs w:val="32"/>
              </w:rPr>
              <w:lastRenderedPageBreak/>
              <w:t>LIABILITY MANAGEMENT</w:t>
            </w:r>
          </w:p>
          <w:p w14:paraId="1B2DFEE9" w14:textId="77777777" w:rsidR="00E62761" w:rsidRDefault="00E62761" w:rsidP="00E62761"/>
          <w:p w14:paraId="5B931B7F" w14:textId="564156DB" w:rsidR="00E62761" w:rsidRDefault="00E62761" w:rsidP="00E62761">
            <w:r>
              <w:t xml:space="preserve">ItrustU writes both P&amp;C and life/pension products. In the industry, reserves are typically the largest liability on the balance sheet. With one in three Ontario households insured, adverse weather conditions like ice storms or floods will affect a large share of the clients at once. In July 2013, Ontario recorded a record rainfall that insurers coughed up $940m to </w:t>
            </w:r>
            <w:proofErr w:type="gramStart"/>
            <w:r>
              <w:t>reimburse—</w:t>
            </w:r>
            <w:proofErr w:type="gramEnd"/>
            <w:r>
              <w:t>making it the most expensive insured natural disaster in Ontario’s history. Given the liquidity issues mentioned above, any reserve or float they’re required to have may not be able to cover paying out large claims. Travel</w:t>
            </w:r>
            <w:r w:rsidR="002B25FC">
              <w:t>,</w:t>
            </w:r>
            <w:r>
              <w:t xml:space="preserve"> medical</w:t>
            </w:r>
            <w:r w:rsidR="002B25FC">
              <w:t>,</w:t>
            </w:r>
            <w:r>
              <w:t xml:space="preserve"> and cancellation claims are </w:t>
            </w:r>
            <w:r w:rsidR="002B25FC">
              <w:t>all</w:t>
            </w:r>
            <w:r>
              <w:t xml:space="preserve"> going to rise at the same time. Falling interest rates will also increase the value of pension and annuity obligations while reducing investment income; any increase in the value of pension will apply both to the company’s product and its own employees. The key for financial risk management here is to weigh the costs and benefits of liquidation of certain assets for immediate relief (even at a loss) to sustain the company independent of the health of the parent company or government intervention. Survival strategies may include taking on further liabilities to identify and create pathways for stable cash flow amid rising claims.</w:t>
            </w:r>
          </w:p>
          <w:p w14:paraId="59E3BE3D" w14:textId="77777777" w:rsidR="00E62761" w:rsidRDefault="00E62761" w:rsidP="00E62761"/>
          <w:p w14:paraId="155631F1" w14:textId="77777777" w:rsidR="00E62761" w:rsidRPr="00E62761" w:rsidRDefault="00E62761" w:rsidP="00E62761">
            <w:pPr>
              <w:rPr>
                <w:sz w:val="24"/>
                <w:szCs w:val="24"/>
              </w:rPr>
            </w:pPr>
          </w:p>
          <w:p w14:paraId="795200DC" w14:textId="3810E4DD" w:rsidR="00E62761" w:rsidRPr="00E62761" w:rsidRDefault="00E62761" w:rsidP="00E62761">
            <w:pPr>
              <w:pStyle w:val="Caption"/>
              <w:keepNext/>
              <w:rPr>
                <w:sz w:val="24"/>
                <w:szCs w:val="24"/>
              </w:rPr>
            </w:pPr>
            <w:r w:rsidRPr="00E62761">
              <w:rPr>
                <w:sz w:val="24"/>
                <w:szCs w:val="24"/>
              </w:rPr>
              <w:t>Finance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E62761" w:rsidRPr="001B72CC" w14:paraId="67160748" w14:textId="77777777" w:rsidTr="00B56EF0">
              <w:trPr>
                <w:trHeight w:val="571"/>
              </w:trPr>
              <w:tc>
                <w:tcPr>
                  <w:tcW w:w="1086" w:type="dxa"/>
                  <w:shd w:val="clear" w:color="auto" w:fill="262626" w:themeFill="text1" w:themeFillTint="D9"/>
                  <w:vAlign w:val="center"/>
                </w:tcPr>
                <w:p w14:paraId="5D3AA7A1" w14:textId="77777777" w:rsidR="00E62761" w:rsidRPr="001B72CC" w:rsidRDefault="00E62761" w:rsidP="00E62761">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2E3DC699" w14:textId="77777777" w:rsidR="00E62761" w:rsidRPr="001B72CC" w:rsidRDefault="00E62761" w:rsidP="00E62761">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12F89FC5" w14:textId="77777777" w:rsidR="00E62761" w:rsidRPr="001B72CC" w:rsidRDefault="00E62761" w:rsidP="00E62761">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E62761" w:rsidRPr="00BF1D58" w14:paraId="12CDB208" w14:textId="77777777" w:rsidTr="009C1EBA">
              <w:trPr>
                <w:trHeight w:val="571"/>
              </w:trPr>
              <w:tc>
                <w:tcPr>
                  <w:tcW w:w="1086" w:type="dxa"/>
                  <w:shd w:val="clear" w:color="auto" w:fill="FFFFFF" w:themeFill="background1"/>
                  <w:vAlign w:val="center"/>
                </w:tcPr>
                <w:p w14:paraId="53223045" w14:textId="26420017" w:rsidR="00E62761" w:rsidRDefault="009C1EBA" w:rsidP="00E62761">
                  <w:pPr>
                    <w:pStyle w:val="TableParagraph"/>
                    <w:spacing w:before="110"/>
                    <w:jc w:val="center"/>
                    <w:rPr>
                      <w:rFonts w:ascii="Arial" w:hAnsi="Arial" w:cs="Arial"/>
                    </w:rPr>
                  </w:pPr>
                  <w:r>
                    <w:rPr>
                      <w:rFonts w:ascii="Arial" w:eastAsia="Arial" w:hAnsi="Arial" w:cs="Arial"/>
                    </w:rPr>
                    <w:t>1</w:t>
                  </w:r>
                  <w:r w:rsidR="00E62761">
                    <w:rPr>
                      <w:rFonts w:ascii="Arial" w:eastAsia="Arial" w:hAnsi="Arial" w:cs="Arial"/>
                    </w:rPr>
                    <w:t>.1</w:t>
                  </w:r>
                </w:p>
              </w:tc>
              <w:tc>
                <w:tcPr>
                  <w:tcW w:w="8581" w:type="dxa"/>
                  <w:shd w:val="clear" w:color="auto" w:fill="FFFFFF" w:themeFill="background1"/>
                  <w:vAlign w:val="center"/>
                </w:tcPr>
                <w:p w14:paraId="61A29C1C" w14:textId="4FB2B110" w:rsidR="00E62761" w:rsidRPr="009C1EBA" w:rsidRDefault="009C1EBA" w:rsidP="009C1EBA">
                  <w:pPr>
                    <w:pStyle w:val="TableParagraph"/>
                    <w:spacing w:before="110"/>
                    <w:ind w:left="108"/>
                    <w:rPr>
                      <w:rFonts w:ascii="Arial" w:hAnsi="Arial" w:cs="Arial"/>
                    </w:rPr>
                  </w:pPr>
                  <w:r w:rsidRPr="009C1EBA">
                    <w:rPr>
                      <w:rFonts w:ascii="Arial" w:hAnsi="Arial" w:cs="Arial"/>
                    </w:rPr>
                    <w:t>Lack of availability (or unacceptable cost) of adequate investment funds</w:t>
                  </w:r>
                </w:p>
              </w:tc>
              <w:tc>
                <w:tcPr>
                  <w:tcW w:w="993" w:type="dxa"/>
                  <w:shd w:val="clear" w:color="auto" w:fill="FFFFFF" w:themeFill="background1"/>
                  <w:vAlign w:val="center"/>
                </w:tcPr>
                <w:p w14:paraId="364BBE3B" w14:textId="61477A7B" w:rsidR="00E62761" w:rsidRPr="00BF1D58" w:rsidRDefault="009C1EBA" w:rsidP="00E62761">
                  <w:pPr>
                    <w:pStyle w:val="TableParagraph"/>
                    <w:spacing w:before="0"/>
                    <w:ind w:left="0"/>
                    <w:jc w:val="center"/>
                    <w:rPr>
                      <w:rFonts w:ascii="Arial" w:hAnsi="Arial" w:cs="Arial"/>
                    </w:rPr>
                  </w:pPr>
                  <w:r>
                    <w:rPr>
                      <w:rFonts w:ascii="Arial" w:eastAsia="Arial" w:hAnsi="Arial" w:cs="Arial"/>
                    </w:rPr>
                    <w:t>2</w:t>
                  </w:r>
                </w:p>
              </w:tc>
            </w:tr>
            <w:tr w:rsidR="009C1EBA" w:rsidRPr="00BF1D58" w14:paraId="0ACC14F7" w14:textId="77777777" w:rsidTr="009C1EBA">
              <w:trPr>
                <w:trHeight w:val="571"/>
              </w:trPr>
              <w:tc>
                <w:tcPr>
                  <w:tcW w:w="1086" w:type="dxa"/>
                  <w:shd w:val="clear" w:color="auto" w:fill="FFFFFF" w:themeFill="background1"/>
                  <w:vAlign w:val="center"/>
                </w:tcPr>
                <w:p w14:paraId="78339327" w14:textId="1BE99091" w:rsidR="009C1EBA" w:rsidRDefault="009C1EBA" w:rsidP="009C1EBA">
                  <w:pPr>
                    <w:pStyle w:val="TableParagraph"/>
                    <w:jc w:val="center"/>
                    <w:rPr>
                      <w:rFonts w:ascii="Arial" w:hAnsi="Arial" w:cs="Arial"/>
                    </w:rPr>
                  </w:pPr>
                  <w:r>
                    <w:rPr>
                      <w:rFonts w:ascii="Arial" w:eastAsia="Arial" w:hAnsi="Arial" w:cs="Arial"/>
                    </w:rPr>
                    <w:t>1.2</w:t>
                  </w:r>
                </w:p>
              </w:tc>
              <w:tc>
                <w:tcPr>
                  <w:tcW w:w="8581" w:type="dxa"/>
                  <w:shd w:val="clear" w:color="auto" w:fill="FFFFFF" w:themeFill="background1"/>
                  <w:vAlign w:val="center"/>
                </w:tcPr>
                <w:p w14:paraId="6DA12C7C" w14:textId="03B4E93A" w:rsidR="009C1EBA" w:rsidRPr="009C1EBA" w:rsidRDefault="009C1EBA" w:rsidP="009C1EBA">
                  <w:pPr>
                    <w:pStyle w:val="TableParagraph"/>
                    <w:ind w:left="108"/>
                    <w:rPr>
                      <w:rFonts w:ascii="Arial" w:hAnsi="Arial" w:cs="Arial"/>
                    </w:rPr>
                  </w:pPr>
                  <w:r w:rsidRPr="009C1EBA">
                    <w:rPr>
                      <w:rFonts w:ascii="Arial" w:hAnsi="Arial" w:cs="Arial"/>
                    </w:rPr>
                    <w:t>Inadequate procedures for allocation of funds to available opportunities</w:t>
                  </w:r>
                </w:p>
              </w:tc>
              <w:tc>
                <w:tcPr>
                  <w:tcW w:w="993" w:type="dxa"/>
                  <w:shd w:val="clear" w:color="auto" w:fill="FFFFFF" w:themeFill="background1"/>
                  <w:vAlign w:val="center"/>
                </w:tcPr>
                <w:p w14:paraId="5B3491D9" w14:textId="471C8FD1" w:rsidR="009C1EBA" w:rsidRPr="00BF1D58" w:rsidRDefault="009C1EBA" w:rsidP="009C1EBA">
                  <w:pPr>
                    <w:pStyle w:val="TableParagraph"/>
                    <w:spacing w:before="0"/>
                    <w:ind w:left="0"/>
                    <w:jc w:val="center"/>
                    <w:rPr>
                      <w:rFonts w:ascii="Arial" w:hAnsi="Arial" w:cs="Arial"/>
                    </w:rPr>
                  </w:pPr>
                  <w:r>
                    <w:rPr>
                      <w:rFonts w:ascii="Arial" w:eastAsia="Arial" w:hAnsi="Arial" w:cs="Arial"/>
                    </w:rPr>
                    <w:t>3</w:t>
                  </w:r>
                </w:p>
              </w:tc>
            </w:tr>
            <w:tr w:rsidR="009C1EBA" w:rsidRPr="00BF1D58" w14:paraId="2B045BE0" w14:textId="77777777" w:rsidTr="009C1EBA">
              <w:trPr>
                <w:trHeight w:val="571"/>
              </w:trPr>
              <w:tc>
                <w:tcPr>
                  <w:tcW w:w="1086" w:type="dxa"/>
                  <w:shd w:val="clear" w:color="auto" w:fill="FFFFFF" w:themeFill="background1"/>
                  <w:vAlign w:val="center"/>
                </w:tcPr>
                <w:p w14:paraId="524D071E" w14:textId="5F74CEFD" w:rsidR="009C1EBA" w:rsidRDefault="009C1EBA" w:rsidP="009C1EBA">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1.3</w:t>
                  </w:r>
                </w:p>
              </w:tc>
              <w:tc>
                <w:tcPr>
                  <w:tcW w:w="8581" w:type="dxa"/>
                  <w:shd w:val="clear" w:color="auto" w:fill="FFFFFF" w:themeFill="background1"/>
                  <w:vAlign w:val="center"/>
                </w:tcPr>
                <w:p w14:paraId="7016FD5C" w14:textId="4C85E9B6" w:rsidR="009C1EBA" w:rsidRPr="009C1EBA" w:rsidRDefault="009C1EBA" w:rsidP="009C1EBA">
                  <w:pPr>
                    <w:pStyle w:val="TableParagraph"/>
                    <w:spacing w:before="110"/>
                    <w:ind w:left="108"/>
                    <w:rPr>
                      <w:rFonts w:ascii="Arial" w:hAnsi="Arial" w:cs="Arial"/>
                    </w:rPr>
                  </w:pPr>
                  <w:r w:rsidRPr="009C1EBA">
                    <w:rPr>
                      <w:rFonts w:ascii="Arial" w:hAnsi="Arial" w:cs="Arial"/>
                    </w:rPr>
                    <w:t>Poor internal financial controls to prevent fraud and control credit risks</w:t>
                  </w:r>
                </w:p>
              </w:tc>
              <w:tc>
                <w:tcPr>
                  <w:tcW w:w="993" w:type="dxa"/>
                  <w:shd w:val="clear" w:color="auto" w:fill="FFFFFF" w:themeFill="background1"/>
                  <w:vAlign w:val="center"/>
                </w:tcPr>
                <w:p w14:paraId="3D02AF1A" w14:textId="24019D9A" w:rsidR="009C1EBA" w:rsidRPr="00BF1D58" w:rsidRDefault="009C1EBA" w:rsidP="009C1EBA">
                  <w:pPr>
                    <w:pStyle w:val="TableParagraph"/>
                    <w:spacing w:before="0"/>
                    <w:ind w:left="0"/>
                    <w:jc w:val="center"/>
                    <w:rPr>
                      <w:rFonts w:ascii="Arial" w:hAnsi="Arial" w:cs="Arial"/>
                    </w:rPr>
                  </w:pPr>
                  <w:r>
                    <w:rPr>
                      <w:rFonts w:ascii="Arial" w:eastAsia="Arial" w:hAnsi="Arial" w:cs="Arial"/>
                    </w:rPr>
                    <w:t>4</w:t>
                  </w:r>
                </w:p>
              </w:tc>
            </w:tr>
            <w:tr w:rsidR="009C1EBA" w:rsidRPr="00BF1D58" w14:paraId="12028A88" w14:textId="77777777" w:rsidTr="009C1EBA">
              <w:trPr>
                <w:trHeight w:val="571"/>
              </w:trPr>
              <w:tc>
                <w:tcPr>
                  <w:tcW w:w="1086" w:type="dxa"/>
                  <w:shd w:val="clear" w:color="auto" w:fill="FFFFFF" w:themeFill="background1"/>
                  <w:vAlign w:val="center"/>
                </w:tcPr>
                <w:p w14:paraId="61457BA3" w14:textId="6A62FDDD" w:rsidR="009C1EBA" w:rsidRDefault="009C1EBA" w:rsidP="009C1EBA">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1.4</w:t>
                  </w:r>
                </w:p>
              </w:tc>
              <w:tc>
                <w:tcPr>
                  <w:tcW w:w="8581" w:type="dxa"/>
                  <w:shd w:val="clear" w:color="auto" w:fill="FFFFFF" w:themeFill="background1"/>
                  <w:vAlign w:val="center"/>
                </w:tcPr>
                <w:p w14:paraId="41A4FF32" w14:textId="5996548B" w:rsidR="009C1EBA" w:rsidRPr="009C1EBA" w:rsidRDefault="009C1EBA" w:rsidP="009C1EBA">
                  <w:pPr>
                    <w:pStyle w:val="TableParagraph"/>
                    <w:ind w:left="108"/>
                    <w:rPr>
                      <w:rFonts w:ascii="Arial" w:hAnsi="Arial" w:cs="Arial"/>
                    </w:rPr>
                  </w:pPr>
                  <w:r w:rsidRPr="009C1EBA">
                    <w:rPr>
                      <w:rFonts w:ascii="Arial" w:hAnsi="Arial" w:cs="Arial"/>
                    </w:rPr>
                    <w:t>Insufficient reserves for existing and historical liabilities (including pensions)</w:t>
                  </w:r>
                </w:p>
              </w:tc>
              <w:tc>
                <w:tcPr>
                  <w:tcW w:w="993" w:type="dxa"/>
                  <w:shd w:val="clear" w:color="auto" w:fill="FFFFFF" w:themeFill="background1"/>
                  <w:vAlign w:val="center"/>
                </w:tcPr>
                <w:p w14:paraId="71DEF8FA" w14:textId="6320AAE2" w:rsidR="009C1EBA" w:rsidRPr="00BF1D58" w:rsidRDefault="009C1EBA" w:rsidP="009C1EBA">
                  <w:pPr>
                    <w:pStyle w:val="TableParagraph"/>
                    <w:spacing w:before="0"/>
                    <w:ind w:left="0"/>
                    <w:jc w:val="center"/>
                    <w:rPr>
                      <w:rFonts w:ascii="Arial" w:hAnsi="Arial" w:cs="Arial"/>
                    </w:rPr>
                  </w:pPr>
                  <w:r>
                    <w:rPr>
                      <w:rFonts w:ascii="Arial" w:eastAsia="Arial" w:hAnsi="Arial" w:cs="Arial"/>
                    </w:rPr>
                    <w:t>4</w:t>
                  </w:r>
                </w:p>
              </w:tc>
            </w:tr>
            <w:tr w:rsidR="009C1EBA" w:rsidRPr="00BF1D58" w14:paraId="455052A9" w14:textId="77777777" w:rsidTr="00B56EF0">
              <w:trPr>
                <w:trHeight w:val="571"/>
              </w:trPr>
              <w:tc>
                <w:tcPr>
                  <w:tcW w:w="1086" w:type="dxa"/>
                  <w:shd w:val="clear" w:color="auto" w:fill="D9D9D9" w:themeFill="background1" w:themeFillShade="D9"/>
                </w:tcPr>
                <w:p w14:paraId="068932B1" w14:textId="77777777" w:rsidR="009C1EBA" w:rsidRDefault="009C1EBA" w:rsidP="009C1EBA">
                  <w:pPr>
                    <w:pStyle w:val="TableParagraph"/>
                    <w:spacing w:before="0"/>
                    <w:ind w:left="0"/>
                    <w:rPr>
                      <w:rFonts w:ascii="Arial" w:hAnsi="Arial" w:cs="Arial"/>
                      <w:sz w:val="20"/>
                    </w:rPr>
                  </w:pPr>
                </w:p>
              </w:tc>
              <w:tc>
                <w:tcPr>
                  <w:tcW w:w="8581" w:type="dxa"/>
                  <w:shd w:val="clear" w:color="auto" w:fill="D9D9D9" w:themeFill="background1" w:themeFillShade="D9"/>
                </w:tcPr>
                <w:p w14:paraId="586A5504" w14:textId="011989EF" w:rsidR="009C1EBA" w:rsidRDefault="009C1EBA" w:rsidP="009C1EBA">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FINANCE</w:t>
                  </w:r>
                  <w:r>
                    <w:rPr>
                      <w:rFonts w:ascii="Arial" w:eastAsia="Arial" w:hAnsi="Arial" w:cs="Arial"/>
                      <w:b/>
                    </w:rPr>
                    <w:t xml:space="preserve"> COMPONENT</w:t>
                  </w:r>
                </w:p>
              </w:tc>
              <w:tc>
                <w:tcPr>
                  <w:tcW w:w="993" w:type="dxa"/>
                  <w:shd w:val="clear" w:color="auto" w:fill="D9D9D9" w:themeFill="background1" w:themeFillShade="D9"/>
                  <w:vAlign w:val="center"/>
                </w:tcPr>
                <w:p w14:paraId="024C5472" w14:textId="77777777" w:rsidR="009C1EBA" w:rsidRPr="00BF1D58" w:rsidRDefault="009C1EBA" w:rsidP="009C1EBA">
                  <w:pPr>
                    <w:pStyle w:val="TableParagraph"/>
                    <w:spacing w:before="0"/>
                    <w:ind w:left="0"/>
                    <w:jc w:val="center"/>
                    <w:rPr>
                      <w:rFonts w:ascii="Arial" w:hAnsi="Arial" w:cs="Arial"/>
                      <w:b/>
                      <w:bCs/>
                    </w:rPr>
                  </w:pPr>
                  <w:r w:rsidRPr="00BF1D58">
                    <w:rPr>
                      <w:rFonts w:ascii="Arial" w:eastAsia="Arial" w:hAnsi="Arial" w:cs="Arial"/>
                      <w:b/>
                      <w:bCs/>
                    </w:rPr>
                    <w:t>13</w:t>
                  </w:r>
                </w:p>
              </w:tc>
            </w:tr>
          </w:tbl>
          <w:p w14:paraId="28C6D397" w14:textId="7F73E1FD" w:rsidR="00E62761" w:rsidRPr="00620D24" w:rsidRDefault="00E62761" w:rsidP="00E62761"/>
        </w:tc>
      </w:tr>
    </w:tbl>
    <w:p w14:paraId="1ED6DC53" w14:textId="4941A145" w:rsidR="00BD10FC" w:rsidRPr="00A676A0" w:rsidRDefault="00BD10FC" w:rsidP="00BD10FC">
      <w:pPr>
        <w:rPr>
          <w:sz w:val="10"/>
          <w:szCs w:val="14"/>
        </w:rPr>
        <w:sectPr w:rsidR="00BD10FC" w:rsidRPr="00A676A0" w:rsidSect="001A2FA5">
          <w:pgSz w:w="12240" w:h="15840" w:code="1"/>
          <w:pgMar w:top="720" w:right="720" w:bottom="288" w:left="720" w:header="288" w:footer="0" w:gutter="0"/>
          <w:cols w:space="708"/>
          <w:docGrid w:linePitch="360"/>
        </w:sectPr>
      </w:pPr>
    </w:p>
    <w:tbl>
      <w:tblPr>
        <w:tblW w:w="10737" w:type="dxa"/>
        <w:tblLayout w:type="fixed"/>
        <w:tblCellMar>
          <w:left w:w="0" w:type="dxa"/>
          <w:right w:w="0" w:type="dxa"/>
        </w:tblCellMar>
        <w:tblLook w:val="0600" w:firstRow="0" w:lastRow="0" w:firstColumn="0" w:lastColumn="0" w:noHBand="1" w:noVBand="1"/>
      </w:tblPr>
      <w:tblGrid>
        <w:gridCol w:w="4463"/>
        <w:gridCol w:w="6232"/>
        <w:gridCol w:w="42"/>
      </w:tblGrid>
      <w:tr w:rsidR="000160BE" w14:paraId="13C57BFD" w14:textId="77777777" w:rsidTr="00CB3676">
        <w:trPr>
          <w:trHeight w:val="13"/>
        </w:trPr>
        <w:tc>
          <w:tcPr>
            <w:tcW w:w="4463" w:type="dxa"/>
            <w:tcBorders>
              <w:top w:val="single" w:sz="48" w:space="0" w:color="D83D27" w:themeColor="accent2"/>
            </w:tcBorders>
          </w:tcPr>
          <w:p w14:paraId="37C13086" w14:textId="51E2C178" w:rsidR="000160BE" w:rsidRPr="009D2C09" w:rsidRDefault="000160BE" w:rsidP="002A5BA5"/>
        </w:tc>
        <w:tc>
          <w:tcPr>
            <w:tcW w:w="6274" w:type="dxa"/>
            <w:gridSpan w:val="2"/>
          </w:tcPr>
          <w:p w14:paraId="2BC08545" w14:textId="51B90D93" w:rsidR="000160BE" w:rsidRPr="009D2C09" w:rsidRDefault="000160BE" w:rsidP="00B7244E"/>
        </w:tc>
      </w:tr>
      <w:tr w:rsidR="000160BE" w14:paraId="49C8CA05" w14:textId="77777777" w:rsidTr="00CB3676">
        <w:trPr>
          <w:gridAfter w:val="1"/>
          <w:wAfter w:w="42" w:type="dxa"/>
          <w:trHeight w:val="6033"/>
        </w:trPr>
        <w:tc>
          <w:tcPr>
            <w:tcW w:w="10695" w:type="dxa"/>
            <w:gridSpan w:val="2"/>
          </w:tcPr>
          <w:p w14:paraId="192D26AC" w14:textId="1249BC33" w:rsidR="000160BE" w:rsidRPr="00620D24" w:rsidRDefault="003F2CFC" w:rsidP="00B50182">
            <w:pPr>
              <w:pStyle w:val="Heading1"/>
            </w:pPr>
            <w:r>
              <w:t>Infrastructure Risk</w:t>
            </w:r>
          </w:p>
          <w:p w14:paraId="7CC33304" w14:textId="6B93D73C" w:rsidR="003D71D4" w:rsidRPr="004E7951" w:rsidRDefault="004E7951" w:rsidP="000160BE">
            <w:pPr>
              <w:rPr>
                <w:sz w:val="32"/>
                <w:szCs w:val="32"/>
              </w:rPr>
            </w:pPr>
            <w:r w:rsidRPr="004E7951">
              <w:rPr>
                <w:sz w:val="32"/>
                <w:szCs w:val="32"/>
              </w:rPr>
              <w:t>PEOPLE SKILLS</w:t>
            </w:r>
          </w:p>
          <w:p w14:paraId="1C6D0F7C" w14:textId="77777777" w:rsidR="000160BE" w:rsidRDefault="000160BE" w:rsidP="00B7244E"/>
          <w:p w14:paraId="66E3AE0B" w14:textId="3C608417" w:rsidR="004E7951" w:rsidRDefault="004E7951" w:rsidP="004E7951">
            <w:pPr>
              <w:rPr>
                <w:lang w:val="en-CA"/>
              </w:rPr>
            </w:pPr>
            <w:r w:rsidRPr="004E7951">
              <w:rPr>
                <w:lang w:val="en-CA"/>
              </w:rPr>
              <w:t xml:space="preserve">The onset of the COVID-19 pandemic is changing our employees’ working routines and creating a need to adapt to remote working arrangements. Without an established plan for working from home, staff productivity may decline, reduced in-person interaction may create communication difficulties, and employees may struggle to resolve problems or access company resources. Illness and isolation may also reduce staff availability, while specialized roles in IT, claims processing, and customer support </w:t>
            </w:r>
            <w:r w:rsidR="005C5E61">
              <w:rPr>
                <w:lang w:val="en-CA"/>
              </w:rPr>
              <w:t>can be</w:t>
            </w:r>
            <w:r w:rsidRPr="004E7951">
              <w:rPr>
                <w:lang w:val="en-CA"/>
              </w:rPr>
              <w:t xml:space="preserve"> difficult to replace </w:t>
            </w:r>
            <w:r w:rsidR="005C5E61">
              <w:rPr>
                <w:lang w:val="en-CA"/>
              </w:rPr>
              <w:t>on</w:t>
            </w:r>
            <w:r w:rsidRPr="004E7951">
              <w:rPr>
                <w:lang w:val="en-CA"/>
              </w:rPr>
              <w:t xml:space="preserve"> short notice.</w:t>
            </w:r>
          </w:p>
          <w:p w14:paraId="5E6AEA65" w14:textId="77777777" w:rsidR="004E7951" w:rsidRPr="004E7951" w:rsidRDefault="004E7951" w:rsidP="004E7951">
            <w:pPr>
              <w:rPr>
                <w:lang w:val="en-CA"/>
              </w:rPr>
            </w:pPr>
          </w:p>
          <w:p w14:paraId="4798D2D5" w14:textId="77777777" w:rsidR="004E7951" w:rsidRPr="004E7951" w:rsidRDefault="004E7951" w:rsidP="004E7951">
            <w:pPr>
              <w:rPr>
                <w:lang w:val="en-CA"/>
              </w:rPr>
            </w:pPr>
            <w:r w:rsidRPr="004E7951">
              <w:rPr>
                <w:lang w:val="en-CA"/>
              </w:rPr>
              <w:t>To reduce this risk, we should establish clear remote-work procedures as part of our pandemic response. These procedures should include appropriate tools, training, and secure access to company resources so that employees can continue performing their responsibilities effectively.</w:t>
            </w:r>
          </w:p>
          <w:p w14:paraId="65A92673" w14:textId="77777777" w:rsidR="003F2CFC" w:rsidRDefault="003F2CFC" w:rsidP="00B7244E"/>
          <w:p w14:paraId="67CFDCB8" w14:textId="5A089815" w:rsidR="004E7951" w:rsidRPr="004E7951" w:rsidRDefault="004E7951" w:rsidP="004E7951">
            <w:pPr>
              <w:rPr>
                <w:sz w:val="32"/>
                <w:szCs w:val="32"/>
                <w:lang w:val="en-CA"/>
              </w:rPr>
            </w:pPr>
            <w:r w:rsidRPr="004E7951">
              <w:rPr>
                <w:sz w:val="32"/>
                <w:szCs w:val="32"/>
                <w:lang w:val="en-CA"/>
              </w:rPr>
              <w:t>INADEQUATE EQUIPMENT</w:t>
            </w:r>
          </w:p>
          <w:p w14:paraId="325D0E94" w14:textId="77777777" w:rsidR="004E7951" w:rsidRPr="004E7951" w:rsidRDefault="004E7951" w:rsidP="004E7951">
            <w:pPr>
              <w:rPr>
                <w:b/>
                <w:bCs/>
                <w:lang w:val="en-CA"/>
              </w:rPr>
            </w:pPr>
          </w:p>
          <w:p w14:paraId="2C5361DC" w14:textId="07253B54" w:rsidR="004E7951" w:rsidRDefault="004E7951" w:rsidP="004E7951">
            <w:pPr>
              <w:rPr>
                <w:lang w:val="en-CA"/>
              </w:rPr>
            </w:pPr>
            <w:r w:rsidRPr="004E7951">
              <w:rPr>
                <w:lang w:val="en-CA"/>
              </w:rPr>
              <w:t xml:space="preserve">Pandemic-related restrictions may limit access to our buildings and equipment, creating challenges for employees whose work normally depends on office-based resources. Our current equipment includes approximately 50 desktop computers and only a few laptops, which </w:t>
            </w:r>
            <w:r w:rsidR="005C5E61">
              <w:rPr>
                <w:lang w:val="en-CA"/>
              </w:rPr>
              <w:t>will</w:t>
            </w:r>
            <w:r w:rsidRPr="004E7951">
              <w:rPr>
                <w:lang w:val="en-CA"/>
              </w:rPr>
              <w:t xml:space="preserve"> limit our ability to support widespread remote work. Providing suitable, company-managed equipment and secure access to our systems is therefore an immediate consideration. Our premises and on-site servers also require continued maintenance while access may be restricted.</w:t>
            </w:r>
          </w:p>
          <w:p w14:paraId="3569FC2E" w14:textId="77777777" w:rsidR="004E7951" w:rsidRPr="004E7951" w:rsidRDefault="004E7951" w:rsidP="004E7951">
            <w:pPr>
              <w:rPr>
                <w:lang w:val="en-CA"/>
              </w:rPr>
            </w:pPr>
          </w:p>
          <w:p w14:paraId="15DE0C71" w14:textId="77777777" w:rsidR="004E7951" w:rsidRPr="004E7951" w:rsidRDefault="004E7951" w:rsidP="004E7951">
            <w:pPr>
              <w:rPr>
                <w:lang w:val="en-CA"/>
              </w:rPr>
            </w:pPr>
            <w:r w:rsidRPr="004E7951">
              <w:rPr>
                <w:lang w:val="en-CA"/>
              </w:rPr>
              <w:t>To manage this exposure, we should assess employees’ equipment needs, prioritize essential roles, and establish procedures for distributing and supporting remote-work equipment. We should also arrange for essential maintenance and authorized access to our premises and servers during restrictions.</w:t>
            </w:r>
          </w:p>
          <w:p w14:paraId="0F7A9ACA" w14:textId="77777777" w:rsidR="004E7951" w:rsidRDefault="004E7951" w:rsidP="00B7244E"/>
          <w:p w14:paraId="5D62F064" w14:textId="3EB86392" w:rsidR="004E7951" w:rsidRPr="004E7951" w:rsidRDefault="004E7951" w:rsidP="004E7951">
            <w:pPr>
              <w:rPr>
                <w:sz w:val="32"/>
                <w:szCs w:val="32"/>
                <w:lang w:val="en-CA"/>
              </w:rPr>
            </w:pPr>
            <w:r w:rsidRPr="004E7951">
              <w:rPr>
                <w:sz w:val="32"/>
                <w:szCs w:val="32"/>
                <w:lang w:val="en-CA"/>
              </w:rPr>
              <w:t>IT RESILIENCE</w:t>
            </w:r>
          </w:p>
          <w:p w14:paraId="2B142D48" w14:textId="77777777" w:rsidR="004E7951" w:rsidRPr="004E7951" w:rsidRDefault="004E7951" w:rsidP="004E7951">
            <w:pPr>
              <w:rPr>
                <w:b/>
                <w:bCs/>
                <w:lang w:val="en-CA"/>
              </w:rPr>
            </w:pPr>
          </w:p>
          <w:p w14:paraId="37AD23D7" w14:textId="77777777" w:rsidR="004E7951" w:rsidRDefault="004E7951" w:rsidP="004E7951">
            <w:pPr>
              <w:rPr>
                <w:lang w:val="en-CA"/>
              </w:rPr>
            </w:pPr>
            <w:r w:rsidRPr="004E7951">
              <w:rPr>
                <w:lang w:val="en-CA"/>
              </w:rPr>
              <w:t>The transition to remote work increases our dependence on reliable technology and secure access to company resources. Without adequate safeguards, such as a VPN, secure file sharing, access controls, data loss prevention measures, and employee training, we may face greater exposure to cyber threats, data loss, and reputational damage. We should verify whether existing safeguards can support the scale and demands of remote work.</w:t>
            </w:r>
          </w:p>
          <w:p w14:paraId="59566CA7" w14:textId="77777777" w:rsidR="004E7951" w:rsidRPr="004E7951" w:rsidRDefault="004E7951" w:rsidP="004E7951">
            <w:pPr>
              <w:rPr>
                <w:lang w:val="en-CA"/>
              </w:rPr>
            </w:pPr>
          </w:p>
          <w:p w14:paraId="0844BE15" w14:textId="77777777" w:rsidR="004E7951" w:rsidRDefault="004E7951" w:rsidP="004E7951">
            <w:pPr>
              <w:rPr>
                <w:lang w:val="en-CA"/>
              </w:rPr>
            </w:pPr>
            <w:r w:rsidRPr="004E7951">
              <w:rPr>
                <w:lang w:val="en-CA"/>
              </w:rPr>
              <w:t>Our technology infrastructure includes on-site servers, an internal network, and an internet connection through an external provider. These dependencies may create service bottlenecks or points of failure as more employees connect remotely. A prolonged loss of IT or network services could severely disrupt claims processing, premium collection, and customer support.</w:t>
            </w:r>
          </w:p>
          <w:p w14:paraId="20659A1F" w14:textId="77777777" w:rsidR="004E7951" w:rsidRPr="004E7951" w:rsidRDefault="004E7951" w:rsidP="004E7951">
            <w:pPr>
              <w:rPr>
                <w:lang w:val="en-CA"/>
              </w:rPr>
            </w:pPr>
          </w:p>
          <w:p w14:paraId="503CF056" w14:textId="41624D4A" w:rsidR="004E7951" w:rsidRDefault="004E7951" w:rsidP="004E7951">
            <w:pPr>
              <w:rPr>
                <w:lang w:val="en-CA"/>
              </w:rPr>
            </w:pPr>
            <w:r w:rsidRPr="004E7951">
              <w:rPr>
                <w:lang w:val="en-CA"/>
              </w:rPr>
              <w:t xml:space="preserve">IT resilience is the highest-rated risk within this infrastructure assessment. We should prioritize secure remote access, test system capacity and recovery arrangements, </w:t>
            </w:r>
            <w:r w:rsidR="005C5E61">
              <w:rPr>
                <w:lang w:val="en-CA"/>
              </w:rPr>
              <w:t xml:space="preserve">develop reliable and iterative auditing protocols, </w:t>
            </w:r>
            <w:r w:rsidRPr="004E7951">
              <w:rPr>
                <w:lang w:val="en-CA"/>
              </w:rPr>
              <w:t>and ensure employees understand and follow security procedures.</w:t>
            </w:r>
          </w:p>
          <w:p w14:paraId="46F0C4D5" w14:textId="77777777" w:rsidR="004E7951" w:rsidRDefault="004E7951" w:rsidP="004E7951">
            <w:pPr>
              <w:rPr>
                <w:lang w:val="en-CA"/>
              </w:rPr>
            </w:pPr>
          </w:p>
          <w:p w14:paraId="4CF9062C" w14:textId="77777777" w:rsidR="004E7951" w:rsidRDefault="004E7951" w:rsidP="004E7951">
            <w:pPr>
              <w:rPr>
                <w:lang w:val="en-CA"/>
              </w:rPr>
            </w:pPr>
          </w:p>
          <w:p w14:paraId="1A1B0F1E" w14:textId="77777777" w:rsidR="004E7951" w:rsidRDefault="004E7951" w:rsidP="004E7951">
            <w:pPr>
              <w:rPr>
                <w:lang w:val="en-CA"/>
              </w:rPr>
            </w:pPr>
          </w:p>
          <w:p w14:paraId="2793EB7F" w14:textId="77777777" w:rsidR="004E7951" w:rsidRDefault="004E7951" w:rsidP="004E7951">
            <w:pPr>
              <w:rPr>
                <w:lang w:val="en-CA"/>
              </w:rPr>
            </w:pPr>
          </w:p>
          <w:p w14:paraId="4D680D26" w14:textId="77777777" w:rsidR="004E7951" w:rsidRDefault="004E7951" w:rsidP="004E7951">
            <w:pPr>
              <w:rPr>
                <w:lang w:val="en-CA"/>
              </w:rPr>
            </w:pPr>
          </w:p>
          <w:p w14:paraId="7C0048EC" w14:textId="77777777" w:rsidR="004E7951" w:rsidRDefault="004E7951" w:rsidP="004E7951">
            <w:pPr>
              <w:rPr>
                <w:lang w:val="en-CA"/>
              </w:rPr>
            </w:pPr>
          </w:p>
          <w:p w14:paraId="6C9A7B5A" w14:textId="77777777" w:rsidR="004E7951" w:rsidRDefault="004E7951" w:rsidP="004E7951">
            <w:pPr>
              <w:rPr>
                <w:b/>
                <w:bCs/>
                <w:lang w:val="en-CA"/>
              </w:rPr>
            </w:pPr>
          </w:p>
          <w:p w14:paraId="5E6AE203" w14:textId="3EC8A40D" w:rsidR="004E7951" w:rsidRPr="004E7951" w:rsidRDefault="004E7951" w:rsidP="004E7951">
            <w:pPr>
              <w:rPr>
                <w:sz w:val="32"/>
                <w:szCs w:val="32"/>
                <w:lang w:val="en-CA"/>
              </w:rPr>
            </w:pPr>
            <w:r w:rsidRPr="004E7951">
              <w:rPr>
                <w:sz w:val="32"/>
                <w:szCs w:val="32"/>
                <w:lang w:val="en-CA"/>
              </w:rPr>
              <w:t>PRODUCT AVAILABILITY</w:t>
            </w:r>
          </w:p>
          <w:p w14:paraId="7661AA21" w14:textId="77777777" w:rsidR="004E7951" w:rsidRPr="004E7951" w:rsidRDefault="004E7951" w:rsidP="004E7951">
            <w:pPr>
              <w:rPr>
                <w:b/>
                <w:bCs/>
                <w:lang w:val="en-CA"/>
              </w:rPr>
            </w:pPr>
          </w:p>
          <w:p w14:paraId="456D7E62" w14:textId="77777777" w:rsidR="004E7951" w:rsidRDefault="004E7951" w:rsidP="004E7951">
            <w:pPr>
              <w:rPr>
                <w:lang w:val="en-CA"/>
              </w:rPr>
            </w:pPr>
            <w:r w:rsidRPr="004E7951">
              <w:rPr>
                <w:lang w:val="en-CA"/>
              </w:rPr>
              <w:t>Our ability to provide insurance products and related services depends on functioning software, hardware, and communication systems. When a failure occurs, employees need to coordinate service restoration and investigate its cause. Remote working arrangements may make this coordination more difficult, particularly if key staff are unavailable or cannot access on-site equipment.</w:t>
            </w:r>
          </w:p>
          <w:p w14:paraId="6B8F58A9" w14:textId="77777777" w:rsidR="004E7951" w:rsidRPr="004E7951" w:rsidRDefault="004E7951" w:rsidP="004E7951">
            <w:pPr>
              <w:rPr>
                <w:lang w:val="en-CA"/>
              </w:rPr>
            </w:pPr>
          </w:p>
          <w:p w14:paraId="149641A8" w14:textId="77777777" w:rsidR="004E7951" w:rsidRDefault="004E7951" w:rsidP="004E7951">
            <w:pPr>
              <w:rPr>
                <w:lang w:val="en-CA"/>
              </w:rPr>
            </w:pPr>
            <w:r w:rsidRPr="004E7951">
              <w:rPr>
                <w:lang w:val="en-CA"/>
              </w:rPr>
              <w:t>We also depend on third-party providers, including our internet service provider, cloud provider, security consultants, and mailing, printing, and shredding services. These organizations may face their own staffing shortages, operating restrictions, and financial pressures during the pandemic. This could result in delayed service schedules, reduced capacity, or temporary or permanent business closures. For example, disruption to our shredding provider could delay the secure disposal of confidential records, requiring us to arrange secure temporary storage and find an alternative vendor. We should assess critical suppliers’ ability to maintain services and identify suitable replacements in case existing providers can no longer meet our needs.</w:t>
            </w:r>
          </w:p>
          <w:p w14:paraId="1F79C3D1" w14:textId="77777777" w:rsidR="009E5759" w:rsidRDefault="009E5759" w:rsidP="004E7951">
            <w:pPr>
              <w:rPr>
                <w:lang w:val="en-CA"/>
              </w:rPr>
            </w:pPr>
          </w:p>
          <w:p w14:paraId="598BEDF6" w14:textId="77777777" w:rsidR="009E5759" w:rsidRPr="002F1999" w:rsidRDefault="009E5759" w:rsidP="009E5759">
            <w:pPr>
              <w:rPr>
                <w:lang w:val="en-CA"/>
              </w:rPr>
            </w:pPr>
            <w:r w:rsidRPr="002F1999">
              <w:rPr>
                <w:lang w:val="en-CA"/>
              </w:rPr>
              <w:t>Our product mix may shift as travel restrictions reduce new travel insurance sales and changes in vehicle use affect automobile coverage needs. Enquiries about life insurance, home coverage, and pension plans may increase, although greater interest does not necessarily translate into additional sales. We should monitor new business, renewals, cancellations, and policy adjustments to identify changes in revenue and product concentration.</w:t>
            </w:r>
          </w:p>
          <w:p w14:paraId="1775E34D" w14:textId="77777777" w:rsidR="004E7951" w:rsidRPr="004E7951" w:rsidRDefault="004E7951" w:rsidP="004E7951">
            <w:pPr>
              <w:rPr>
                <w:lang w:val="en-CA"/>
              </w:rPr>
            </w:pPr>
          </w:p>
          <w:p w14:paraId="467FC6E8" w14:textId="77777777" w:rsidR="004E7951" w:rsidRDefault="004E7951" w:rsidP="004E7951">
            <w:pPr>
              <w:rPr>
                <w:lang w:val="en-CA"/>
              </w:rPr>
            </w:pPr>
            <w:r w:rsidRPr="004E7951">
              <w:rPr>
                <w:lang w:val="en-CA"/>
              </w:rPr>
              <w:t>This assessment rates product availability risk as medium. Our service-based business model reduces our dependence on physical inventory, while cloud backup offers some protection against data loss. However, neither ensures uninterrupted service. We should establish crisis management and disaster recovery procedures suited to remote work and maintain reliable communication channels for coordinating our response.</w:t>
            </w:r>
          </w:p>
          <w:p w14:paraId="74B185AF" w14:textId="77777777" w:rsidR="00E62761" w:rsidRDefault="00E62761" w:rsidP="004E7951">
            <w:pPr>
              <w:rPr>
                <w:lang w:val="en-CA"/>
              </w:rPr>
            </w:pPr>
          </w:p>
          <w:p w14:paraId="4222BD66" w14:textId="4FBFEBF4" w:rsidR="00E62761" w:rsidRPr="00620D24" w:rsidRDefault="00E62761" w:rsidP="004E7951"/>
        </w:tc>
      </w:tr>
      <w:tr w:rsidR="004E7951" w14:paraId="2162BD21" w14:textId="77777777" w:rsidTr="00CB3676">
        <w:trPr>
          <w:gridAfter w:val="1"/>
          <w:wAfter w:w="42" w:type="dxa"/>
          <w:trHeight w:val="4403"/>
        </w:trPr>
        <w:tc>
          <w:tcPr>
            <w:tcW w:w="10695" w:type="dxa"/>
            <w:gridSpan w:val="2"/>
            <w:shd w:val="clear" w:color="auto" w:fill="FFFFFF" w:themeFill="background1"/>
          </w:tcPr>
          <w:p w14:paraId="7F9D4B2F" w14:textId="6DD5577A" w:rsidR="00CB3676" w:rsidRPr="00BF1D58" w:rsidRDefault="00CB3676" w:rsidP="00CB3676">
            <w:pPr>
              <w:pStyle w:val="Caption"/>
              <w:keepNext/>
              <w:rPr>
                <w:sz w:val="24"/>
                <w:szCs w:val="24"/>
              </w:rPr>
            </w:pPr>
            <w:r w:rsidRPr="00BF1D58">
              <w:rPr>
                <w:sz w:val="24"/>
                <w:szCs w:val="24"/>
              </w:rPr>
              <w:lastRenderedPageBreak/>
              <w:t>INFRASTRUCTURE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CB3676" w14:paraId="2A8AD4E9" w14:textId="77777777" w:rsidTr="00BF1D58">
              <w:trPr>
                <w:trHeight w:val="571"/>
              </w:trPr>
              <w:tc>
                <w:tcPr>
                  <w:tcW w:w="1086" w:type="dxa"/>
                  <w:shd w:val="clear" w:color="auto" w:fill="262626" w:themeFill="text1" w:themeFillTint="D9"/>
                  <w:vAlign w:val="center"/>
                </w:tcPr>
                <w:p w14:paraId="5324E5FB" w14:textId="77777777" w:rsidR="00CB3676" w:rsidRPr="001B72CC" w:rsidRDefault="00CB3676" w:rsidP="00CB3676">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4997BA4E" w14:textId="77777777" w:rsidR="00CB3676" w:rsidRPr="001B72CC" w:rsidRDefault="00CB3676" w:rsidP="00CB3676">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5CD3204B" w14:textId="77777777" w:rsidR="00CB3676" w:rsidRPr="001B72CC" w:rsidRDefault="00CB3676" w:rsidP="00CB3676">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CB3676" w14:paraId="770C7684" w14:textId="77777777" w:rsidTr="00BF1D58">
              <w:trPr>
                <w:trHeight w:val="571"/>
              </w:trPr>
              <w:tc>
                <w:tcPr>
                  <w:tcW w:w="1086" w:type="dxa"/>
                  <w:shd w:val="clear" w:color="auto" w:fill="FFFFFF" w:themeFill="background1"/>
                  <w:vAlign w:val="center"/>
                </w:tcPr>
                <w:p w14:paraId="2B16A532" w14:textId="77777777" w:rsidR="00CB3676" w:rsidRDefault="00CB3676" w:rsidP="00CB3676">
                  <w:pPr>
                    <w:pStyle w:val="TableParagraph"/>
                    <w:spacing w:before="110"/>
                    <w:jc w:val="center"/>
                    <w:rPr>
                      <w:rFonts w:ascii="Arial" w:hAnsi="Arial" w:cs="Arial"/>
                    </w:rPr>
                  </w:pPr>
                  <w:r>
                    <w:rPr>
                      <w:rFonts w:ascii="Arial" w:eastAsia="Arial" w:hAnsi="Arial" w:cs="Arial"/>
                    </w:rPr>
                    <w:t>2.1</w:t>
                  </w:r>
                </w:p>
              </w:tc>
              <w:tc>
                <w:tcPr>
                  <w:tcW w:w="8581" w:type="dxa"/>
                  <w:shd w:val="clear" w:color="auto" w:fill="FFFFFF" w:themeFill="background1"/>
                  <w:vAlign w:val="center"/>
                </w:tcPr>
                <w:p w14:paraId="1ECC2BA2" w14:textId="77777777" w:rsidR="00CB3676" w:rsidRDefault="00CB3676" w:rsidP="00BF1D58">
                  <w:pPr>
                    <w:pStyle w:val="TableParagraph"/>
                    <w:spacing w:before="110"/>
                    <w:ind w:left="108"/>
                    <w:rPr>
                      <w:rFonts w:ascii="Arial" w:hAnsi="Arial" w:cs="Arial"/>
                    </w:rPr>
                  </w:pPr>
                  <w:r>
                    <w:rPr>
                      <w:rFonts w:ascii="Arial" w:eastAsia="Arial" w:hAnsi="Arial" w:cs="Arial"/>
                    </w:rPr>
                    <w:t>Availability or cost of people skills, competencies and experience</w:t>
                  </w:r>
                </w:p>
              </w:tc>
              <w:tc>
                <w:tcPr>
                  <w:tcW w:w="993" w:type="dxa"/>
                  <w:shd w:val="clear" w:color="auto" w:fill="FFFFFF" w:themeFill="background1"/>
                  <w:vAlign w:val="center"/>
                </w:tcPr>
                <w:p w14:paraId="19B2AFBC"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4</w:t>
                  </w:r>
                </w:p>
              </w:tc>
            </w:tr>
            <w:tr w:rsidR="00CB3676" w14:paraId="6AD5BCCB" w14:textId="77777777" w:rsidTr="00BF1D58">
              <w:trPr>
                <w:trHeight w:val="571"/>
              </w:trPr>
              <w:tc>
                <w:tcPr>
                  <w:tcW w:w="1086" w:type="dxa"/>
                  <w:shd w:val="clear" w:color="auto" w:fill="FFFFFF" w:themeFill="background1"/>
                  <w:vAlign w:val="center"/>
                </w:tcPr>
                <w:p w14:paraId="342BA123" w14:textId="77777777" w:rsidR="00CB3676" w:rsidRDefault="00CB3676" w:rsidP="00CB3676">
                  <w:pPr>
                    <w:pStyle w:val="TableParagraph"/>
                    <w:jc w:val="center"/>
                    <w:rPr>
                      <w:rFonts w:ascii="Arial" w:hAnsi="Arial" w:cs="Arial"/>
                    </w:rPr>
                  </w:pPr>
                  <w:r>
                    <w:rPr>
                      <w:rFonts w:ascii="Arial" w:eastAsia="Arial" w:hAnsi="Arial" w:cs="Arial"/>
                    </w:rPr>
                    <w:t>2.2</w:t>
                  </w:r>
                </w:p>
              </w:tc>
              <w:tc>
                <w:tcPr>
                  <w:tcW w:w="8581" w:type="dxa"/>
                  <w:shd w:val="clear" w:color="auto" w:fill="FFFFFF" w:themeFill="background1"/>
                  <w:vAlign w:val="center"/>
                </w:tcPr>
                <w:p w14:paraId="08D186DF" w14:textId="12C89020" w:rsidR="00CB3676" w:rsidRDefault="00CB3676" w:rsidP="00BF1D58">
                  <w:pPr>
                    <w:pStyle w:val="TableParagraph"/>
                    <w:ind w:left="108"/>
                    <w:rPr>
                      <w:rFonts w:ascii="Arial" w:hAnsi="Arial" w:cs="Arial"/>
                    </w:rPr>
                  </w:pPr>
                  <w:r>
                    <w:rPr>
                      <w:rFonts w:ascii="Arial" w:eastAsia="Arial" w:hAnsi="Arial" w:cs="Arial"/>
                    </w:rPr>
                    <w:t xml:space="preserve">Inadequate premises, </w:t>
                  </w:r>
                  <w:proofErr w:type="gramStart"/>
                  <w:r>
                    <w:rPr>
                      <w:rFonts w:ascii="Arial" w:eastAsia="Arial" w:hAnsi="Arial" w:cs="Arial"/>
                    </w:rPr>
                    <w:t>plant</w:t>
                  </w:r>
                  <w:proofErr w:type="gramEnd"/>
                  <w:r>
                    <w:rPr>
                      <w:rFonts w:ascii="Arial" w:eastAsia="Arial" w:hAnsi="Arial" w:cs="Arial"/>
                    </w:rPr>
                    <w:t xml:space="preserve"> and equipment to support operations</w:t>
                  </w:r>
                </w:p>
              </w:tc>
              <w:tc>
                <w:tcPr>
                  <w:tcW w:w="993" w:type="dxa"/>
                  <w:shd w:val="clear" w:color="auto" w:fill="FFFFFF" w:themeFill="background1"/>
                  <w:vAlign w:val="center"/>
                </w:tcPr>
                <w:p w14:paraId="692FD39A"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1</w:t>
                  </w:r>
                </w:p>
              </w:tc>
            </w:tr>
            <w:tr w:rsidR="00CB3676" w14:paraId="70B0E4D6" w14:textId="77777777" w:rsidTr="00BF1D58">
              <w:trPr>
                <w:trHeight w:val="571"/>
              </w:trPr>
              <w:tc>
                <w:tcPr>
                  <w:tcW w:w="1086" w:type="dxa"/>
                  <w:shd w:val="clear" w:color="auto" w:fill="FFFFFF" w:themeFill="background1"/>
                  <w:vAlign w:val="center"/>
                </w:tcPr>
                <w:p w14:paraId="24B8AFA2" w14:textId="77777777" w:rsidR="00CB3676" w:rsidRDefault="00CB3676" w:rsidP="00CB3676">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2.3</w:t>
                  </w:r>
                </w:p>
              </w:tc>
              <w:tc>
                <w:tcPr>
                  <w:tcW w:w="8581" w:type="dxa"/>
                  <w:shd w:val="clear" w:color="auto" w:fill="FFFFFF" w:themeFill="background1"/>
                  <w:vAlign w:val="center"/>
                </w:tcPr>
                <w:p w14:paraId="5C36A54E" w14:textId="77777777" w:rsidR="00CB3676" w:rsidRDefault="00CB3676" w:rsidP="00BF1D58">
                  <w:pPr>
                    <w:pStyle w:val="TableParagraph"/>
                    <w:spacing w:before="110"/>
                    <w:ind w:left="108"/>
                    <w:rPr>
                      <w:rFonts w:ascii="Arial" w:hAnsi="Arial" w:cs="Arial"/>
                    </w:rPr>
                  </w:pPr>
                  <w:r>
                    <w:rPr>
                      <w:rFonts w:ascii="Arial" w:eastAsia="Arial" w:hAnsi="Arial" w:cs="Arial"/>
                    </w:rPr>
                    <w:t>Processes, including IT infrastructure, have insufficient resilience</w:t>
                  </w:r>
                </w:p>
              </w:tc>
              <w:tc>
                <w:tcPr>
                  <w:tcW w:w="993" w:type="dxa"/>
                  <w:shd w:val="clear" w:color="auto" w:fill="FFFFFF" w:themeFill="background1"/>
                  <w:vAlign w:val="center"/>
                </w:tcPr>
                <w:p w14:paraId="377077CE"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5</w:t>
                  </w:r>
                </w:p>
              </w:tc>
            </w:tr>
            <w:tr w:rsidR="00CB3676" w14:paraId="368F46E0" w14:textId="77777777" w:rsidTr="00BF1D58">
              <w:trPr>
                <w:trHeight w:val="571"/>
              </w:trPr>
              <w:tc>
                <w:tcPr>
                  <w:tcW w:w="1086" w:type="dxa"/>
                  <w:shd w:val="clear" w:color="auto" w:fill="FFFFFF" w:themeFill="background1"/>
                  <w:vAlign w:val="center"/>
                </w:tcPr>
                <w:p w14:paraId="4D47DF20" w14:textId="77777777" w:rsidR="00CB3676" w:rsidRDefault="00CB3676" w:rsidP="00CB3676">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2.4</w:t>
                  </w:r>
                </w:p>
              </w:tc>
              <w:tc>
                <w:tcPr>
                  <w:tcW w:w="8581" w:type="dxa"/>
                  <w:shd w:val="clear" w:color="auto" w:fill="FFFFFF" w:themeFill="background1"/>
                  <w:vAlign w:val="center"/>
                </w:tcPr>
                <w:p w14:paraId="5947B25A" w14:textId="77777777" w:rsidR="00CB3676" w:rsidRDefault="00CB3676" w:rsidP="00BF1D58">
                  <w:pPr>
                    <w:pStyle w:val="TableParagraph"/>
                    <w:ind w:left="108"/>
                    <w:rPr>
                      <w:rFonts w:ascii="Arial" w:hAnsi="Arial" w:cs="Arial"/>
                    </w:rPr>
                  </w:pPr>
                  <w:r>
                    <w:rPr>
                      <w:rFonts w:ascii="Arial" w:eastAsia="Arial" w:hAnsi="Arial" w:cs="Arial"/>
                    </w:rPr>
                    <w:t>Product availability inadequate, including supplier unreliability</w:t>
                  </w:r>
                </w:p>
              </w:tc>
              <w:tc>
                <w:tcPr>
                  <w:tcW w:w="993" w:type="dxa"/>
                  <w:shd w:val="clear" w:color="auto" w:fill="FFFFFF" w:themeFill="background1"/>
                  <w:vAlign w:val="center"/>
                </w:tcPr>
                <w:p w14:paraId="2E921DD5"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3</w:t>
                  </w:r>
                </w:p>
              </w:tc>
            </w:tr>
            <w:tr w:rsidR="00CB3676" w14:paraId="6D394041" w14:textId="77777777" w:rsidTr="00BF1D58">
              <w:trPr>
                <w:trHeight w:val="571"/>
              </w:trPr>
              <w:tc>
                <w:tcPr>
                  <w:tcW w:w="1086" w:type="dxa"/>
                  <w:shd w:val="clear" w:color="auto" w:fill="D9D9D9" w:themeFill="background1" w:themeFillShade="D9"/>
                </w:tcPr>
                <w:p w14:paraId="319ED8B1" w14:textId="77777777" w:rsidR="00CB3676" w:rsidRDefault="00CB3676" w:rsidP="00CB3676">
                  <w:pPr>
                    <w:pStyle w:val="TableParagraph"/>
                    <w:spacing w:before="0"/>
                    <w:ind w:left="0"/>
                    <w:rPr>
                      <w:rFonts w:ascii="Arial" w:hAnsi="Arial" w:cs="Arial"/>
                      <w:sz w:val="20"/>
                    </w:rPr>
                  </w:pPr>
                </w:p>
              </w:tc>
              <w:tc>
                <w:tcPr>
                  <w:tcW w:w="8581" w:type="dxa"/>
                  <w:shd w:val="clear" w:color="auto" w:fill="D9D9D9" w:themeFill="background1" w:themeFillShade="D9"/>
                </w:tcPr>
                <w:p w14:paraId="35EBC58F" w14:textId="77777777" w:rsidR="00CB3676" w:rsidRDefault="00CB3676" w:rsidP="00CB3676">
                  <w:pPr>
                    <w:pStyle w:val="TableParagraph"/>
                    <w:spacing w:before="121"/>
                    <w:rPr>
                      <w:rFonts w:ascii="Arial" w:hAnsi="Arial" w:cs="Arial"/>
                      <w:b/>
                    </w:rPr>
                  </w:pPr>
                  <w:r>
                    <w:rPr>
                      <w:rFonts w:ascii="Arial" w:eastAsia="Arial" w:hAnsi="Arial" w:cs="Arial"/>
                      <w:b/>
                    </w:rPr>
                    <w:t>TOTAL FOR INFRASTRUCTURE COMPONENT</w:t>
                  </w:r>
                </w:p>
              </w:tc>
              <w:tc>
                <w:tcPr>
                  <w:tcW w:w="993" w:type="dxa"/>
                  <w:shd w:val="clear" w:color="auto" w:fill="D9D9D9" w:themeFill="background1" w:themeFillShade="D9"/>
                  <w:vAlign w:val="center"/>
                </w:tcPr>
                <w:p w14:paraId="3106CED3" w14:textId="77777777" w:rsidR="00CB3676" w:rsidRPr="00BF1D58" w:rsidRDefault="00CB3676" w:rsidP="00CB3676">
                  <w:pPr>
                    <w:pStyle w:val="TableParagraph"/>
                    <w:spacing w:before="0"/>
                    <w:ind w:left="0"/>
                    <w:jc w:val="center"/>
                    <w:rPr>
                      <w:rFonts w:ascii="Arial" w:hAnsi="Arial" w:cs="Arial"/>
                      <w:b/>
                      <w:bCs/>
                    </w:rPr>
                  </w:pPr>
                  <w:r w:rsidRPr="00BF1D58">
                    <w:rPr>
                      <w:rFonts w:ascii="Arial" w:eastAsia="Arial" w:hAnsi="Arial" w:cs="Arial"/>
                      <w:b/>
                      <w:bCs/>
                    </w:rPr>
                    <w:t>13</w:t>
                  </w:r>
                </w:p>
              </w:tc>
            </w:tr>
          </w:tbl>
          <w:p w14:paraId="7675D469" w14:textId="17A0A833" w:rsidR="004E7951" w:rsidRPr="004E7951" w:rsidRDefault="004E7951" w:rsidP="001B72CC">
            <w:pPr>
              <w:pStyle w:val="Heading1"/>
              <w:rPr>
                <w:sz w:val="22"/>
                <w:szCs w:val="22"/>
              </w:rPr>
            </w:pPr>
          </w:p>
        </w:tc>
      </w:tr>
    </w:tbl>
    <w:p w14:paraId="1227EA55" w14:textId="4DA93204" w:rsidR="00C3569F" w:rsidRDefault="00C3569F" w:rsidP="00B7244E">
      <w:pPr>
        <w:sectPr w:rsidR="00C3569F" w:rsidSect="002A5BA5">
          <w:pgSz w:w="12240" w:h="15840" w:code="1"/>
          <w:pgMar w:top="720" w:right="720" w:bottom="720" w:left="720" w:header="289" w:footer="0" w:gutter="0"/>
          <w:cols w:space="708"/>
          <w:docGrid w:linePitch="360"/>
        </w:sectPr>
      </w:pPr>
    </w:p>
    <w:p w14:paraId="1D8BB626" w14:textId="22835954" w:rsidR="00DF7595" w:rsidRPr="00DF7595" w:rsidRDefault="00DF7595" w:rsidP="00DF7595">
      <w:pPr>
        <w:pStyle w:val="Graphicsanchor"/>
      </w:pPr>
    </w:p>
    <w:tbl>
      <w:tblPr>
        <w:tblW w:w="0" w:type="auto"/>
        <w:tblLayout w:type="fixed"/>
        <w:tblCellMar>
          <w:left w:w="0" w:type="dxa"/>
          <w:right w:w="0" w:type="dxa"/>
        </w:tblCellMar>
        <w:tblLook w:val="0600" w:firstRow="0" w:lastRow="0" w:firstColumn="0" w:lastColumn="0" w:noHBand="1" w:noVBand="1"/>
      </w:tblPr>
      <w:tblGrid>
        <w:gridCol w:w="4464"/>
        <w:gridCol w:w="6293"/>
      </w:tblGrid>
      <w:tr w:rsidR="00C3569F" w:rsidRPr="00F74F95" w14:paraId="28B7048D" w14:textId="77777777" w:rsidTr="002A5BA5">
        <w:trPr>
          <w:trHeight w:val="60"/>
        </w:trPr>
        <w:tc>
          <w:tcPr>
            <w:tcW w:w="4464" w:type="dxa"/>
            <w:tcBorders>
              <w:top w:val="single" w:sz="48" w:space="0" w:color="D83D27" w:themeColor="accent2"/>
            </w:tcBorders>
          </w:tcPr>
          <w:p w14:paraId="21B750C1" w14:textId="77777777" w:rsidR="00C3569F" w:rsidRPr="00475B12" w:rsidRDefault="00C3569F" w:rsidP="00B7244E"/>
        </w:tc>
        <w:tc>
          <w:tcPr>
            <w:tcW w:w="6293" w:type="dxa"/>
          </w:tcPr>
          <w:p w14:paraId="10A1C2B3" w14:textId="77777777" w:rsidR="00C3569F" w:rsidRPr="00475B12" w:rsidRDefault="00C3569F" w:rsidP="00B7244E"/>
        </w:tc>
      </w:tr>
      <w:tr w:rsidR="002A5BA5" w:rsidRPr="00F74F95" w14:paraId="1169DD8E" w14:textId="77777777" w:rsidTr="00986304">
        <w:trPr>
          <w:trHeight w:val="4771"/>
        </w:trPr>
        <w:tc>
          <w:tcPr>
            <w:tcW w:w="10757" w:type="dxa"/>
            <w:gridSpan w:val="2"/>
          </w:tcPr>
          <w:p w14:paraId="42DBE8D2" w14:textId="06D0C6DA" w:rsidR="002A5BA5" w:rsidRPr="00F74F95" w:rsidRDefault="006257AC" w:rsidP="005166E5">
            <w:pPr>
              <w:pStyle w:val="Heading1"/>
              <w:tabs>
                <w:tab w:val="left" w:pos="6710"/>
              </w:tabs>
            </w:pPr>
            <w:r>
              <w:t>Reputation Risk</w:t>
            </w:r>
          </w:p>
          <w:p w14:paraId="7E4EB625" w14:textId="40022065" w:rsidR="00986304" w:rsidRPr="00986304" w:rsidRDefault="00986304" w:rsidP="00986304">
            <w:pPr>
              <w:rPr>
                <w:sz w:val="32"/>
                <w:szCs w:val="32"/>
                <w:lang w:val="en-CA"/>
              </w:rPr>
            </w:pPr>
            <w:r>
              <w:rPr>
                <w:sz w:val="32"/>
                <w:szCs w:val="32"/>
                <w:lang w:val="en-CA"/>
              </w:rPr>
              <w:t>PUBLIC PERCEPTION AND THE ITRUSTU BRAND</w:t>
            </w:r>
          </w:p>
          <w:p w14:paraId="5B2E73EF" w14:textId="77777777" w:rsidR="00986304" w:rsidRPr="00986304" w:rsidRDefault="00986304" w:rsidP="00986304">
            <w:pPr>
              <w:rPr>
                <w:b/>
                <w:bCs/>
                <w:sz w:val="32"/>
                <w:szCs w:val="32"/>
                <w:lang w:val="en-CA"/>
              </w:rPr>
            </w:pPr>
          </w:p>
          <w:p w14:paraId="2CAEA587" w14:textId="77777777" w:rsidR="00986304" w:rsidRDefault="00986304" w:rsidP="00986304">
            <w:pPr>
              <w:rPr>
                <w:lang w:val="en-CA"/>
              </w:rPr>
            </w:pPr>
            <w:r w:rsidRPr="00986304">
              <w:rPr>
                <w:lang w:val="en-CA"/>
              </w:rPr>
              <w:t>The initial phase of the pandemic is critical to our reputation. We may need to manage an increase in claims for certain products while transitioning employees to remote work. Travel insurance is a particularly sensitive area, as widespread travel cancellations could generate increased claims, enquiries, and disputes over coverage. With just over 50 employees, we may struggle to manage this sudden workload. Delayed responses and unclear explanations could damage customer trust.</w:t>
            </w:r>
          </w:p>
          <w:p w14:paraId="64BA1511" w14:textId="77777777" w:rsidR="00986304" w:rsidRPr="00986304" w:rsidRDefault="00986304" w:rsidP="00986304">
            <w:pPr>
              <w:rPr>
                <w:lang w:val="en-CA"/>
              </w:rPr>
            </w:pPr>
          </w:p>
          <w:p w14:paraId="4310EECE" w14:textId="77777777" w:rsidR="00986304" w:rsidRDefault="00986304" w:rsidP="00986304">
            <w:pPr>
              <w:rPr>
                <w:lang w:val="en-CA"/>
              </w:rPr>
            </w:pPr>
            <w:r w:rsidRPr="00986304">
              <w:rPr>
                <w:lang w:val="en-CA"/>
              </w:rPr>
              <w:t>Economic uncertainty and job losses may also place our customers under financial pressure. Some may seek to reduce their coverage, defer premium payments, or access retirement savings where permitted. We should provide clear information about available options and their consequences. Insensitive communication or inconsistent treatment could harm our reputation during a period when customers are already vulnerable.</w:t>
            </w:r>
          </w:p>
          <w:p w14:paraId="2EA6D2F5" w14:textId="77777777" w:rsidR="00986304" w:rsidRPr="00986304" w:rsidRDefault="00986304" w:rsidP="00986304">
            <w:pPr>
              <w:rPr>
                <w:lang w:val="en-CA"/>
              </w:rPr>
            </w:pPr>
          </w:p>
          <w:p w14:paraId="7BA6289A" w14:textId="15FAD29A" w:rsidR="00986304" w:rsidRPr="00986304" w:rsidRDefault="00AB3047" w:rsidP="00986304">
            <w:pPr>
              <w:rPr>
                <w:sz w:val="32"/>
                <w:szCs w:val="32"/>
                <w:lang w:val="en-CA"/>
              </w:rPr>
            </w:pPr>
            <w:r>
              <w:rPr>
                <w:sz w:val="32"/>
                <w:szCs w:val="32"/>
                <w:lang w:val="en-CA"/>
              </w:rPr>
              <w:t>ETHICAL AND CORPORATE RESPONSIBILITY</w:t>
            </w:r>
          </w:p>
          <w:p w14:paraId="5C846931" w14:textId="77777777" w:rsidR="00986304" w:rsidRPr="00986304" w:rsidRDefault="00986304" w:rsidP="00986304">
            <w:pPr>
              <w:rPr>
                <w:b/>
                <w:bCs/>
                <w:lang w:val="en-CA"/>
              </w:rPr>
            </w:pPr>
          </w:p>
          <w:p w14:paraId="30709EFF" w14:textId="77777777" w:rsidR="00986304" w:rsidRDefault="00986304" w:rsidP="00986304">
            <w:pPr>
              <w:rPr>
                <w:lang w:val="en-CA"/>
              </w:rPr>
            </w:pPr>
            <w:r w:rsidRPr="00986304">
              <w:rPr>
                <w:lang w:val="en-CA"/>
              </w:rPr>
              <w:t>Misinformation surrounding the pandemic may create confusion about insurance coverage and our response to changing conditions. We should provide accurate, consistent information about policy terms, exclusions, and any changes to our services. Unclear or misleading statements could undermine trust and prevent customers from making informed decisions.</w:t>
            </w:r>
          </w:p>
          <w:p w14:paraId="1518B4AD" w14:textId="77777777" w:rsidR="00986304" w:rsidRPr="00986304" w:rsidRDefault="00986304" w:rsidP="00986304">
            <w:pPr>
              <w:rPr>
                <w:lang w:val="en-CA"/>
              </w:rPr>
            </w:pPr>
          </w:p>
          <w:p w14:paraId="6B906AA2" w14:textId="77777777" w:rsidR="00986304" w:rsidRDefault="00986304" w:rsidP="00986304">
            <w:pPr>
              <w:rPr>
                <w:lang w:val="en-CA"/>
              </w:rPr>
            </w:pPr>
            <w:r w:rsidRPr="00986304">
              <w:rPr>
                <w:lang w:val="en-CA"/>
              </w:rPr>
              <w:t>We also have a responsibility to consider employee well-being as working arrangements change. Moving suitable roles to remote work may help reduce exposure to illness, but the sudden transition may contribute to stress, isolation, and difficulties balancing work and personal responsibilities. We should assess the need for additional mental health support, regular check-ins, and flexible working arrangements. Insufficient support could affect employee well-being and confidence in our leadership.</w:t>
            </w:r>
          </w:p>
          <w:p w14:paraId="4C2241B9" w14:textId="77777777" w:rsidR="00986304" w:rsidRPr="00986304" w:rsidRDefault="00986304" w:rsidP="00986304">
            <w:pPr>
              <w:rPr>
                <w:lang w:val="en-CA"/>
              </w:rPr>
            </w:pPr>
          </w:p>
          <w:p w14:paraId="1E57CC6E" w14:textId="3DABC3BB" w:rsidR="00986304" w:rsidRDefault="00AB3047" w:rsidP="00986304">
            <w:pPr>
              <w:rPr>
                <w:sz w:val="32"/>
                <w:szCs w:val="32"/>
                <w:lang w:val="en-CA"/>
              </w:rPr>
            </w:pPr>
            <w:r>
              <w:rPr>
                <w:sz w:val="32"/>
                <w:szCs w:val="32"/>
                <w:lang w:val="en-CA"/>
              </w:rPr>
              <w:t>REGULATION AND COMPLIANCE</w:t>
            </w:r>
          </w:p>
          <w:p w14:paraId="4EC7EC7B" w14:textId="77777777" w:rsidR="00986304" w:rsidRPr="00986304" w:rsidRDefault="00986304" w:rsidP="00986304">
            <w:pPr>
              <w:rPr>
                <w:sz w:val="32"/>
                <w:szCs w:val="32"/>
                <w:lang w:val="en-CA"/>
              </w:rPr>
            </w:pPr>
          </w:p>
          <w:p w14:paraId="294A49F1" w14:textId="77777777" w:rsidR="00986304" w:rsidRDefault="00986304" w:rsidP="00986304">
            <w:pPr>
              <w:rPr>
                <w:lang w:val="en-CA"/>
              </w:rPr>
            </w:pPr>
            <w:r w:rsidRPr="00986304">
              <w:rPr>
                <w:lang w:val="en-CA"/>
              </w:rPr>
              <w:t>The pandemic places additional pressure on our ability to meet compliance expectations while maintaining essential services. Increased workloads and staff absences may contribute to processing errors, delayed claims handling, and incomplete records. We should monitor these pressures and ensure that changes to our working arrangements continue to support our obligations.</w:t>
            </w:r>
          </w:p>
          <w:p w14:paraId="20880FB1" w14:textId="77777777" w:rsidR="00986304" w:rsidRPr="00986304" w:rsidRDefault="00986304" w:rsidP="00986304">
            <w:pPr>
              <w:rPr>
                <w:lang w:val="en-CA"/>
              </w:rPr>
            </w:pPr>
          </w:p>
          <w:p w14:paraId="22035BF3" w14:textId="1DDD9F2D" w:rsidR="00986304" w:rsidRDefault="00986304" w:rsidP="00986304">
            <w:pPr>
              <w:rPr>
                <w:lang w:val="en-CA"/>
              </w:rPr>
            </w:pPr>
            <w:r w:rsidRPr="00986304">
              <w:rPr>
                <w:lang w:val="en-CA"/>
              </w:rPr>
              <w:t xml:space="preserve">Our equipment includes approximately 50 desktop computers and only a few laptops, </w:t>
            </w:r>
            <w:r w:rsidR="002B25FC">
              <w:rPr>
                <w:lang w:val="en-CA"/>
              </w:rPr>
              <w:t>meaning</w:t>
            </w:r>
            <w:r w:rsidRPr="00986304">
              <w:rPr>
                <w:lang w:val="en-CA"/>
              </w:rPr>
              <w:t xml:space="preserve"> that our existing arrangements primarily support office-based work. A rapid transition to remote work may increase the risk of unauthorized access, inappropriate information sharing, or exposure of customer data if suitable safeguards are not in place. We should verify that remote access, company devices, and cloud services adequately protect confidential information. Failures in these areas could attract regulatory scrutiny and damage customer confidence.</w:t>
            </w:r>
          </w:p>
          <w:p w14:paraId="7DE050C2" w14:textId="77777777" w:rsidR="00986304" w:rsidRDefault="00986304" w:rsidP="00986304">
            <w:pPr>
              <w:rPr>
                <w:lang w:val="en-CA"/>
              </w:rPr>
            </w:pPr>
          </w:p>
          <w:p w14:paraId="76C1DC3E" w14:textId="77777777" w:rsidR="00986304" w:rsidRDefault="00986304" w:rsidP="00986304">
            <w:pPr>
              <w:rPr>
                <w:lang w:val="en-CA"/>
              </w:rPr>
            </w:pPr>
          </w:p>
          <w:p w14:paraId="438BC78F" w14:textId="77777777" w:rsidR="00986304" w:rsidRDefault="00986304" w:rsidP="00986304">
            <w:pPr>
              <w:rPr>
                <w:lang w:val="en-CA"/>
              </w:rPr>
            </w:pPr>
          </w:p>
          <w:p w14:paraId="4288F4BF" w14:textId="77777777" w:rsidR="00AB3047" w:rsidRDefault="00AB3047" w:rsidP="00986304">
            <w:pPr>
              <w:rPr>
                <w:lang w:val="en-CA"/>
              </w:rPr>
            </w:pPr>
          </w:p>
          <w:p w14:paraId="087A23AF" w14:textId="77777777" w:rsidR="00AB3047" w:rsidRDefault="00AB3047" w:rsidP="00986304">
            <w:pPr>
              <w:rPr>
                <w:lang w:val="en-CA"/>
              </w:rPr>
            </w:pPr>
          </w:p>
          <w:p w14:paraId="3F3DD34A" w14:textId="77777777" w:rsidR="00986304" w:rsidRDefault="00986304" w:rsidP="00986304">
            <w:pPr>
              <w:rPr>
                <w:lang w:val="en-CA"/>
              </w:rPr>
            </w:pPr>
          </w:p>
          <w:p w14:paraId="3A92BCF5" w14:textId="77777777" w:rsidR="00986304" w:rsidRPr="00986304" w:rsidRDefault="00986304" w:rsidP="00986304">
            <w:pPr>
              <w:rPr>
                <w:lang w:val="en-CA"/>
              </w:rPr>
            </w:pPr>
          </w:p>
          <w:p w14:paraId="6B205834" w14:textId="77777777" w:rsidR="00986304" w:rsidRDefault="00986304" w:rsidP="00986304">
            <w:pPr>
              <w:rPr>
                <w:b/>
                <w:bCs/>
                <w:lang w:val="en-CA"/>
              </w:rPr>
            </w:pPr>
          </w:p>
          <w:p w14:paraId="2D93B5A0" w14:textId="77777777" w:rsidR="00AB3047" w:rsidRDefault="00AB3047" w:rsidP="00986304">
            <w:pPr>
              <w:rPr>
                <w:sz w:val="32"/>
                <w:szCs w:val="32"/>
                <w:lang w:val="en-CA"/>
              </w:rPr>
            </w:pPr>
          </w:p>
          <w:p w14:paraId="75EB31FF" w14:textId="21289407" w:rsidR="00986304" w:rsidRDefault="00AB3047" w:rsidP="00986304">
            <w:pPr>
              <w:rPr>
                <w:sz w:val="32"/>
                <w:szCs w:val="32"/>
                <w:lang w:val="en-CA"/>
              </w:rPr>
            </w:pPr>
            <w:r>
              <w:rPr>
                <w:sz w:val="32"/>
                <w:szCs w:val="32"/>
                <w:lang w:val="en-CA"/>
              </w:rPr>
              <w:t>PRODUCT QUALITY AND SALES SERVICE</w:t>
            </w:r>
          </w:p>
          <w:p w14:paraId="6B1BEECC" w14:textId="77777777" w:rsidR="00986304" w:rsidRPr="00986304" w:rsidRDefault="00986304" w:rsidP="00986304">
            <w:pPr>
              <w:rPr>
                <w:sz w:val="32"/>
                <w:szCs w:val="32"/>
                <w:lang w:val="en-CA"/>
              </w:rPr>
            </w:pPr>
          </w:p>
          <w:p w14:paraId="5AE9F0BB" w14:textId="77777777" w:rsidR="00986304" w:rsidRDefault="00986304" w:rsidP="00986304">
            <w:pPr>
              <w:rPr>
                <w:lang w:val="en-CA"/>
              </w:rPr>
            </w:pPr>
            <w:r w:rsidRPr="00986304">
              <w:rPr>
                <w:lang w:val="en-CA"/>
              </w:rPr>
              <w:t>The pandemic may change customer demand across our insurance and pension products. Reduced travel and vehicle use could lead customers to question their existing coverage or request adjustments. At the same time, concerns about health, household finances, and retirement savings may increase enquiries about life insurance, home coverage, and pension plans. We should be prepared to explain available options and maintain consistent service as customer needs change.</w:t>
            </w:r>
          </w:p>
          <w:p w14:paraId="3B8A612E" w14:textId="77777777" w:rsidR="00986304" w:rsidRPr="00986304" w:rsidRDefault="00986304" w:rsidP="00986304">
            <w:pPr>
              <w:rPr>
                <w:lang w:val="en-CA"/>
              </w:rPr>
            </w:pPr>
          </w:p>
          <w:p w14:paraId="5BC521C1" w14:textId="77777777" w:rsidR="00986304" w:rsidRDefault="00986304" w:rsidP="00986304">
            <w:pPr>
              <w:rPr>
                <w:lang w:val="en-CA"/>
              </w:rPr>
            </w:pPr>
            <w:r w:rsidRPr="00986304">
              <w:rPr>
                <w:lang w:val="en-CA"/>
              </w:rPr>
              <w:t>Staff shortages and remote working arrangements may affect our ability to provide timely advice, process policy changes, and resolve claims. Supply chain disruptions and labour shortages may also delay repairs or replacement services associated with home and vehicle claims. These delays could affect customers’ experience even when the underlying disruption occurs outside our organization.</w:t>
            </w:r>
          </w:p>
          <w:p w14:paraId="270A4A4D" w14:textId="77777777" w:rsidR="00986304" w:rsidRPr="00986304" w:rsidRDefault="00986304" w:rsidP="00986304">
            <w:pPr>
              <w:rPr>
                <w:lang w:val="en-CA"/>
              </w:rPr>
            </w:pPr>
          </w:p>
          <w:p w14:paraId="727DA2E0" w14:textId="77777777" w:rsidR="00986304" w:rsidRDefault="00986304" w:rsidP="00986304">
            <w:pPr>
              <w:rPr>
                <w:lang w:val="en-CA"/>
              </w:rPr>
            </w:pPr>
            <w:r w:rsidRPr="00986304">
              <w:rPr>
                <w:lang w:val="en-CA"/>
              </w:rPr>
              <w:t>We should communicate expected service timelines clearly, explain relevant coverage limits, and provide updates when delays occur. Failure to manage these expectations could lead customers to view our products and after-sales service as unreliable.</w:t>
            </w:r>
          </w:p>
          <w:p w14:paraId="65621AA6" w14:textId="77777777" w:rsidR="00986304" w:rsidRDefault="00986304" w:rsidP="00986304">
            <w:pPr>
              <w:rPr>
                <w:lang w:val="en-CA"/>
              </w:rPr>
            </w:pPr>
          </w:p>
          <w:p w14:paraId="16032331" w14:textId="42194BFD" w:rsidR="00986304" w:rsidRPr="00475B12" w:rsidRDefault="00986304" w:rsidP="00986304"/>
        </w:tc>
      </w:tr>
      <w:tr w:rsidR="00986304" w:rsidRPr="00F74F95" w14:paraId="773D9E62" w14:textId="77777777" w:rsidTr="00B56EF0">
        <w:trPr>
          <w:trHeight w:val="4507"/>
        </w:trPr>
        <w:tc>
          <w:tcPr>
            <w:tcW w:w="10757" w:type="dxa"/>
            <w:gridSpan w:val="2"/>
          </w:tcPr>
          <w:p w14:paraId="5C06D556" w14:textId="3D336569" w:rsidR="00986304" w:rsidRPr="00BF1D58" w:rsidRDefault="00986304" w:rsidP="00986304">
            <w:pPr>
              <w:pStyle w:val="Caption"/>
              <w:keepNext/>
              <w:rPr>
                <w:sz w:val="24"/>
                <w:szCs w:val="24"/>
              </w:rPr>
            </w:pPr>
            <w:r>
              <w:rPr>
                <w:sz w:val="24"/>
                <w:szCs w:val="24"/>
              </w:rPr>
              <w:lastRenderedPageBreak/>
              <w:t>REPUTATION</w:t>
            </w:r>
            <w:r w:rsidRPr="00BF1D58">
              <w:rPr>
                <w:sz w:val="24"/>
                <w:szCs w:val="24"/>
              </w:rPr>
              <w:t xml:space="preserv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986304" w14:paraId="5569A1D4" w14:textId="77777777" w:rsidTr="00B56EF0">
              <w:trPr>
                <w:trHeight w:val="571"/>
              </w:trPr>
              <w:tc>
                <w:tcPr>
                  <w:tcW w:w="1086" w:type="dxa"/>
                  <w:shd w:val="clear" w:color="auto" w:fill="262626" w:themeFill="text1" w:themeFillTint="D9"/>
                  <w:vAlign w:val="center"/>
                </w:tcPr>
                <w:p w14:paraId="0D332CC5" w14:textId="77777777" w:rsidR="00986304" w:rsidRPr="001B72CC" w:rsidRDefault="00986304" w:rsidP="00986304">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7F4943F3" w14:textId="77777777" w:rsidR="00986304" w:rsidRPr="001B72CC" w:rsidRDefault="00986304" w:rsidP="00986304">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38C0BEEF" w14:textId="77777777" w:rsidR="00986304" w:rsidRPr="001B72CC" w:rsidRDefault="00986304" w:rsidP="00986304">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986304" w14:paraId="1B8B5C6E" w14:textId="77777777" w:rsidTr="00B56EF0">
              <w:trPr>
                <w:trHeight w:val="571"/>
              </w:trPr>
              <w:tc>
                <w:tcPr>
                  <w:tcW w:w="1086" w:type="dxa"/>
                  <w:shd w:val="clear" w:color="auto" w:fill="FFFFFF" w:themeFill="background1"/>
                  <w:vAlign w:val="center"/>
                </w:tcPr>
                <w:p w14:paraId="50721509" w14:textId="0BFA2A98" w:rsidR="00986304" w:rsidRDefault="00986304" w:rsidP="00986304">
                  <w:pPr>
                    <w:pStyle w:val="TableParagraph"/>
                    <w:spacing w:before="110"/>
                    <w:jc w:val="center"/>
                    <w:rPr>
                      <w:rFonts w:ascii="Arial" w:hAnsi="Arial" w:cs="Arial"/>
                    </w:rPr>
                  </w:pPr>
                  <w:r>
                    <w:rPr>
                      <w:rFonts w:ascii="Arial" w:eastAsia="Arial" w:hAnsi="Arial" w:cs="Arial"/>
                    </w:rPr>
                    <w:t>3.1</w:t>
                  </w:r>
                </w:p>
              </w:tc>
              <w:tc>
                <w:tcPr>
                  <w:tcW w:w="8581" w:type="dxa"/>
                  <w:shd w:val="clear" w:color="auto" w:fill="FFFFFF" w:themeFill="background1"/>
                  <w:vAlign w:val="center"/>
                </w:tcPr>
                <w:p w14:paraId="439DDE00" w14:textId="38D596AB" w:rsidR="00986304" w:rsidRPr="00AB3047" w:rsidRDefault="00AB3047" w:rsidP="00986304">
                  <w:pPr>
                    <w:pStyle w:val="TableParagraph"/>
                    <w:spacing w:before="110"/>
                    <w:ind w:left="108"/>
                    <w:rPr>
                      <w:rFonts w:ascii="Arial" w:hAnsi="Arial" w:cs="Arial"/>
                    </w:rPr>
                  </w:pPr>
                  <w:r w:rsidRPr="00AB3047">
                    <w:rPr>
                      <w:rFonts w:ascii="Arial" w:hAnsi="Arial" w:cs="Arial"/>
                    </w:rPr>
                    <w:t>Poor public perception of the industry and/or organization brands</w:t>
                  </w:r>
                </w:p>
              </w:tc>
              <w:tc>
                <w:tcPr>
                  <w:tcW w:w="993" w:type="dxa"/>
                  <w:shd w:val="clear" w:color="auto" w:fill="FFFFFF" w:themeFill="background1"/>
                  <w:vAlign w:val="center"/>
                </w:tcPr>
                <w:p w14:paraId="1A5A76C6" w14:textId="77777777" w:rsidR="00986304" w:rsidRPr="00BF1D58" w:rsidRDefault="00986304" w:rsidP="00986304">
                  <w:pPr>
                    <w:pStyle w:val="TableParagraph"/>
                    <w:spacing w:before="0"/>
                    <w:ind w:left="0"/>
                    <w:jc w:val="center"/>
                    <w:rPr>
                      <w:rFonts w:ascii="Arial" w:hAnsi="Arial" w:cs="Arial"/>
                    </w:rPr>
                  </w:pPr>
                  <w:r w:rsidRPr="00BF1D58">
                    <w:rPr>
                      <w:rFonts w:ascii="Arial" w:eastAsia="Arial" w:hAnsi="Arial" w:cs="Arial"/>
                    </w:rPr>
                    <w:t>4</w:t>
                  </w:r>
                </w:p>
              </w:tc>
            </w:tr>
            <w:tr w:rsidR="00986304" w14:paraId="7BD29384" w14:textId="77777777" w:rsidTr="00B56EF0">
              <w:trPr>
                <w:trHeight w:val="571"/>
              </w:trPr>
              <w:tc>
                <w:tcPr>
                  <w:tcW w:w="1086" w:type="dxa"/>
                  <w:shd w:val="clear" w:color="auto" w:fill="FFFFFF" w:themeFill="background1"/>
                  <w:vAlign w:val="center"/>
                </w:tcPr>
                <w:p w14:paraId="4C659AE9" w14:textId="2A3A82D6" w:rsidR="00986304" w:rsidRDefault="00986304" w:rsidP="00986304">
                  <w:pPr>
                    <w:pStyle w:val="TableParagraph"/>
                    <w:jc w:val="center"/>
                    <w:rPr>
                      <w:rFonts w:ascii="Arial" w:hAnsi="Arial" w:cs="Arial"/>
                    </w:rPr>
                  </w:pPr>
                  <w:r>
                    <w:rPr>
                      <w:rFonts w:ascii="Arial" w:eastAsia="Arial" w:hAnsi="Arial" w:cs="Arial"/>
                    </w:rPr>
                    <w:t>3.2</w:t>
                  </w:r>
                </w:p>
              </w:tc>
              <w:tc>
                <w:tcPr>
                  <w:tcW w:w="8581" w:type="dxa"/>
                  <w:shd w:val="clear" w:color="auto" w:fill="FFFFFF" w:themeFill="background1"/>
                  <w:vAlign w:val="center"/>
                </w:tcPr>
                <w:p w14:paraId="70F4CA43" w14:textId="0FF7B5F6" w:rsidR="00986304" w:rsidRPr="00AB3047" w:rsidRDefault="00AB3047" w:rsidP="00986304">
                  <w:pPr>
                    <w:pStyle w:val="TableParagraph"/>
                    <w:ind w:left="108"/>
                    <w:rPr>
                      <w:rFonts w:ascii="Arial" w:hAnsi="Arial" w:cs="Arial"/>
                    </w:rPr>
                  </w:pPr>
                  <w:r w:rsidRPr="00AB3047">
                    <w:rPr>
                      <w:rFonts w:ascii="Arial" w:hAnsi="Arial" w:cs="Arial"/>
                    </w:rPr>
                    <w:t>Insufficient attention to ethics and corporate social responsibility</w:t>
                  </w:r>
                </w:p>
              </w:tc>
              <w:tc>
                <w:tcPr>
                  <w:tcW w:w="993" w:type="dxa"/>
                  <w:shd w:val="clear" w:color="auto" w:fill="FFFFFF" w:themeFill="background1"/>
                  <w:vAlign w:val="center"/>
                </w:tcPr>
                <w:p w14:paraId="7A006293" w14:textId="256EC973" w:rsidR="00986304" w:rsidRPr="00BF1D58" w:rsidRDefault="00AB3047" w:rsidP="00986304">
                  <w:pPr>
                    <w:pStyle w:val="TableParagraph"/>
                    <w:spacing w:before="0"/>
                    <w:ind w:left="0"/>
                    <w:jc w:val="center"/>
                    <w:rPr>
                      <w:rFonts w:ascii="Arial" w:hAnsi="Arial" w:cs="Arial"/>
                    </w:rPr>
                  </w:pPr>
                  <w:r>
                    <w:rPr>
                      <w:rFonts w:ascii="Arial" w:eastAsia="Arial" w:hAnsi="Arial" w:cs="Arial"/>
                    </w:rPr>
                    <w:t>3</w:t>
                  </w:r>
                </w:p>
              </w:tc>
            </w:tr>
            <w:tr w:rsidR="00AB3047" w14:paraId="12A42BF7" w14:textId="77777777" w:rsidTr="00B56EF0">
              <w:trPr>
                <w:trHeight w:val="571"/>
              </w:trPr>
              <w:tc>
                <w:tcPr>
                  <w:tcW w:w="1086" w:type="dxa"/>
                  <w:shd w:val="clear" w:color="auto" w:fill="FFFFFF" w:themeFill="background1"/>
                  <w:vAlign w:val="center"/>
                </w:tcPr>
                <w:p w14:paraId="5872215E" w14:textId="7BDC26D5" w:rsidR="00AB3047" w:rsidRDefault="00AB3047" w:rsidP="00AB3047">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3.3</w:t>
                  </w:r>
                </w:p>
              </w:tc>
              <w:tc>
                <w:tcPr>
                  <w:tcW w:w="8581" w:type="dxa"/>
                  <w:shd w:val="clear" w:color="auto" w:fill="FFFFFF" w:themeFill="background1"/>
                </w:tcPr>
                <w:p w14:paraId="2D76FB13" w14:textId="58AB6953" w:rsidR="00AB3047" w:rsidRPr="00AB3047" w:rsidRDefault="00AB3047" w:rsidP="00AB3047">
                  <w:pPr>
                    <w:pStyle w:val="TableParagraph"/>
                    <w:spacing w:before="110"/>
                    <w:ind w:left="108"/>
                    <w:rPr>
                      <w:rFonts w:ascii="Arial" w:hAnsi="Arial" w:cs="Arial"/>
                    </w:rPr>
                  </w:pPr>
                  <w:r w:rsidRPr="00AB3047">
                    <w:rPr>
                      <w:rFonts w:ascii="Arial" w:hAnsi="Arial" w:cs="Arial"/>
                    </w:rPr>
                    <w:t>High regulator involvement and compliance expectations</w:t>
                  </w:r>
                </w:p>
              </w:tc>
              <w:tc>
                <w:tcPr>
                  <w:tcW w:w="993" w:type="dxa"/>
                  <w:shd w:val="clear" w:color="auto" w:fill="FFFFFF" w:themeFill="background1"/>
                  <w:vAlign w:val="center"/>
                </w:tcPr>
                <w:p w14:paraId="488ADF45" w14:textId="0DFBFA54" w:rsidR="00AB3047" w:rsidRPr="00BF1D58" w:rsidRDefault="00AB3047" w:rsidP="00AB3047">
                  <w:pPr>
                    <w:pStyle w:val="TableParagraph"/>
                    <w:spacing w:before="0"/>
                    <w:ind w:left="0"/>
                    <w:jc w:val="center"/>
                    <w:rPr>
                      <w:rFonts w:ascii="Arial" w:hAnsi="Arial" w:cs="Arial"/>
                    </w:rPr>
                  </w:pPr>
                  <w:r>
                    <w:rPr>
                      <w:rFonts w:ascii="Arial" w:eastAsia="Arial" w:hAnsi="Arial" w:cs="Arial"/>
                    </w:rPr>
                    <w:t>3</w:t>
                  </w:r>
                </w:p>
              </w:tc>
            </w:tr>
            <w:tr w:rsidR="00AB3047" w14:paraId="5BABD9FD" w14:textId="77777777" w:rsidTr="00B56EF0">
              <w:trPr>
                <w:trHeight w:val="571"/>
              </w:trPr>
              <w:tc>
                <w:tcPr>
                  <w:tcW w:w="1086" w:type="dxa"/>
                  <w:shd w:val="clear" w:color="auto" w:fill="FFFFFF" w:themeFill="background1"/>
                  <w:vAlign w:val="center"/>
                </w:tcPr>
                <w:p w14:paraId="3F376AA9" w14:textId="49048671" w:rsidR="00AB3047" w:rsidRDefault="00AB3047" w:rsidP="00AB3047">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3.4</w:t>
                  </w:r>
                </w:p>
              </w:tc>
              <w:tc>
                <w:tcPr>
                  <w:tcW w:w="8581" w:type="dxa"/>
                  <w:shd w:val="clear" w:color="auto" w:fill="FFFFFF" w:themeFill="background1"/>
                </w:tcPr>
                <w:p w14:paraId="4C03BD9F" w14:textId="0AFFF1A5" w:rsidR="00AB3047" w:rsidRPr="00AB3047" w:rsidRDefault="00AB3047" w:rsidP="00AB3047">
                  <w:pPr>
                    <w:pStyle w:val="TableParagraph"/>
                    <w:ind w:left="108"/>
                    <w:rPr>
                      <w:rFonts w:ascii="Arial" w:hAnsi="Arial" w:cs="Arial"/>
                    </w:rPr>
                  </w:pPr>
                  <w:r w:rsidRPr="00AB3047">
                    <w:rPr>
                      <w:rFonts w:ascii="Arial" w:hAnsi="Arial" w:cs="Arial"/>
                    </w:rPr>
                    <w:t>Concerns over product quality and/or after sales service</w:t>
                  </w:r>
                </w:p>
              </w:tc>
              <w:tc>
                <w:tcPr>
                  <w:tcW w:w="993" w:type="dxa"/>
                  <w:shd w:val="clear" w:color="auto" w:fill="FFFFFF" w:themeFill="background1"/>
                  <w:vAlign w:val="center"/>
                </w:tcPr>
                <w:p w14:paraId="468E49A3" w14:textId="3E1A4001" w:rsidR="00AB3047" w:rsidRPr="00BF1D58" w:rsidRDefault="00AB3047" w:rsidP="00AB3047">
                  <w:pPr>
                    <w:pStyle w:val="TableParagraph"/>
                    <w:spacing w:before="0"/>
                    <w:ind w:left="0"/>
                    <w:jc w:val="center"/>
                    <w:rPr>
                      <w:rFonts w:ascii="Arial" w:hAnsi="Arial" w:cs="Arial"/>
                    </w:rPr>
                  </w:pPr>
                  <w:r>
                    <w:rPr>
                      <w:rFonts w:ascii="Arial" w:eastAsia="Arial" w:hAnsi="Arial" w:cs="Arial"/>
                    </w:rPr>
                    <w:t>4</w:t>
                  </w:r>
                </w:p>
              </w:tc>
            </w:tr>
            <w:tr w:rsidR="00986304" w14:paraId="404EE2A2" w14:textId="77777777" w:rsidTr="00B56EF0">
              <w:trPr>
                <w:trHeight w:val="571"/>
              </w:trPr>
              <w:tc>
                <w:tcPr>
                  <w:tcW w:w="1086" w:type="dxa"/>
                  <w:shd w:val="clear" w:color="auto" w:fill="D9D9D9" w:themeFill="background1" w:themeFillShade="D9"/>
                </w:tcPr>
                <w:p w14:paraId="6AD6AEB3" w14:textId="77777777" w:rsidR="00986304" w:rsidRDefault="00986304" w:rsidP="00986304">
                  <w:pPr>
                    <w:pStyle w:val="TableParagraph"/>
                    <w:spacing w:before="0"/>
                    <w:ind w:left="0"/>
                    <w:rPr>
                      <w:rFonts w:ascii="Arial" w:hAnsi="Arial" w:cs="Arial"/>
                      <w:sz w:val="20"/>
                    </w:rPr>
                  </w:pPr>
                </w:p>
              </w:tc>
              <w:tc>
                <w:tcPr>
                  <w:tcW w:w="8581" w:type="dxa"/>
                  <w:shd w:val="clear" w:color="auto" w:fill="D9D9D9" w:themeFill="background1" w:themeFillShade="D9"/>
                </w:tcPr>
                <w:p w14:paraId="48F90987" w14:textId="77BE8C08" w:rsidR="00986304" w:rsidRDefault="00986304" w:rsidP="00986304">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REPUTATION</w:t>
                  </w:r>
                  <w:r>
                    <w:rPr>
                      <w:rFonts w:ascii="Arial" w:eastAsia="Arial" w:hAnsi="Arial" w:cs="Arial"/>
                      <w:b/>
                    </w:rPr>
                    <w:t xml:space="preserve"> COMPONENT</w:t>
                  </w:r>
                </w:p>
              </w:tc>
              <w:tc>
                <w:tcPr>
                  <w:tcW w:w="993" w:type="dxa"/>
                  <w:shd w:val="clear" w:color="auto" w:fill="D9D9D9" w:themeFill="background1" w:themeFillShade="D9"/>
                  <w:vAlign w:val="center"/>
                </w:tcPr>
                <w:p w14:paraId="14EF6DAA" w14:textId="402E4220" w:rsidR="00986304" w:rsidRPr="00BF1D58" w:rsidRDefault="00986304" w:rsidP="00986304">
                  <w:pPr>
                    <w:pStyle w:val="TableParagraph"/>
                    <w:spacing w:before="0"/>
                    <w:ind w:left="0"/>
                    <w:jc w:val="center"/>
                    <w:rPr>
                      <w:rFonts w:ascii="Arial" w:hAnsi="Arial" w:cs="Arial"/>
                      <w:b/>
                      <w:bCs/>
                    </w:rPr>
                  </w:pPr>
                  <w:r w:rsidRPr="00BF1D58">
                    <w:rPr>
                      <w:rFonts w:ascii="Arial" w:eastAsia="Arial" w:hAnsi="Arial" w:cs="Arial"/>
                      <w:b/>
                      <w:bCs/>
                    </w:rPr>
                    <w:t>1</w:t>
                  </w:r>
                  <w:r w:rsidR="00AB3047">
                    <w:rPr>
                      <w:rFonts w:ascii="Arial" w:eastAsia="Arial" w:hAnsi="Arial" w:cs="Arial"/>
                      <w:b/>
                      <w:bCs/>
                    </w:rPr>
                    <w:t>4</w:t>
                  </w:r>
                </w:p>
              </w:tc>
            </w:tr>
          </w:tbl>
          <w:p w14:paraId="4D169ACE" w14:textId="2406A25D" w:rsidR="00986304" w:rsidRPr="00E50A55" w:rsidRDefault="00986304" w:rsidP="00986304"/>
        </w:tc>
      </w:tr>
    </w:tbl>
    <w:p w14:paraId="279F5B43" w14:textId="300EE2F2" w:rsidR="00C3569F" w:rsidRPr="00A676A0" w:rsidRDefault="00C3569F" w:rsidP="00B7244E">
      <w:pPr>
        <w:rPr>
          <w:sz w:val="10"/>
          <w:szCs w:val="14"/>
        </w:rPr>
      </w:pPr>
    </w:p>
    <w:p w14:paraId="4290F112" w14:textId="77777777" w:rsidR="00C3569F" w:rsidRPr="00A676A0" w:rsidRDefault="00C3569F" w:rsidP="00B7244E">
      <w:pPr>
        <w:rPr>
          <w:sz w:val="10"/>
          <w:szCs w:val="14"/>
        </w:rPr>
        <w:sectPr w:rsidR="00C3569F" w:rsidRPr="00A676A0" w:rsidSect="00B6442C">
          <w:pgSz w:w="12240" w:h="15840" w:code="1"/>
          <w:pgMar w:top="720" w:right="720" w:bottom="288" w:left="720" w:header="288" w:footer="0" w:gutter="0"/>
          <w:cols w:space="708"/>
          <w:docGrid w:linePitch="360"/>
        </w:sectPr>
      </w:pPr>
    </w:p>
    <w:tbl>
      <w:tblPr>
        <w:tblW w:w="0" w:type="auto"/>
        <w:tblLayout w:type="fixed"/>
        <w:tblCellMar>
          <w:left w:w="0" w:type="dxa"/>
          <w:right w:w="0" w:type="dxa"/>
        </w:tblCellMar>
        <w:tblLook w:val="04A0" w:firstRow="1" w:lastRow="0" w:firstColumn="1" w:lastColumn="0" w:noHBand="0" w:noVBand="1"/>
      </w:tblPr>
      <w:tblGrid>
        <w:gridCol w:w="4464"/>
        <w:gridCol w:w="6307"/>
      </w:tblGrid>
      <w:tr w:rsidR="00C3569F" w14:paraId="4DFD8B15" w14:textId="77777777" w:rsidTr="001A2FA5">
        <w:trPr>
          <w:trHeight w:val="17"/>
        </w:trPr>
        <w:tc>
          <w:tcPr>
            <w:tcW w:w="4464" w:type="dxa"/>
            <w:tcBorders>
              <w:top w:val="single" w:sz="48" w:space="0" w:color="D83D27" w:themeColor="accent2"/>
            </w:tcBorders>
          </w:tcPr>
          <w:p w14:paraId="4D3693C3" w14:textId="77777777" w:rsidR="00C3569F" w:rsidRPr="009D2C09" w:rsidRDefault="00C3569F" w:rsidP="00B7244E"/>
        </w:tc>
        <w:tc>
          <w:tcPr>
            <w:tcW w:w="6307" w:type="dxa"/>
          </w:tcPr>
          <w:p w14:paraId="41CF6FB7" w14:textId="77777777" w:rsidR="00C3569F" w:rsidRPr="009D2C09" w:rsidRDefault="00C3569F" w:rsidP="00B7244E"/>
        </w:tc>
      </w:tr>
      <w:tr w:rsidR="00C3569F" w:rsidRPr="0042742A" w14:paraId="044355EE" w14:textId="77777777" w:rsidTr="006257AC">
        <w:trPr>
          <w:trHeight w:val="2807"/>
        </w:trPr>
        <w:tc>
          <w:tcPr>
            <w:tcW w:w="10771" w:type="dxa"/>
            <w:gridSpan w:val="2"/>
          </w:tcPr>
          <w:p w14:paraId="720EE107" w14:textId="54E3D0A5" w:rsidR="00C3569F" w:rsidRPr="000F426F" w:rsidRDefault="006257AC" w:rsidP="00B50182">
            <w:pPr>
              <w:pStyle w:val="Heading1"/>
            </w:pPr>
            <w:r>
              <w:t>Marketing Risk</w:t>
            </w:r>
          </w:p>
          <w:p w14:paraId="5E4F8634" w14:textId="2A4D998C" w:rsidR="002F1999" w:rsidRPr="000A566B" w:rsidRDefault="00AD7646" w:rsidP="002F1999">
            <w:pPr>
              <w:rPr>
                <w:sz w:val="32"/>
                <w:szCs w:val="32"/>
                <w:lang w:val="en-CA"/>
              </w:rPr>
            </w:pPr>
            <w:r>
              <w:rPr>
                <w:sz w:val="32"/>
                <w:szCs w:val="32"/>
                <w:lang w:val="en-CA"/>
              </w:rPr>
              <w:t>REVENUE AND INVESTMENTS</w:t>
            </w:r>
          </w:p>
          <w:p w14:paraId="3F36058B" w14:textId="77777777" w:rsidR="002F1999" w:rsidRPr="002F1999" w:rsidRDefault="002F1999" w:rsidP="002F1999">
            <w:pPr>
              <w:rPr>
                <w:b/>
                <w:bCs/>
                <w:lang w:val="en-CA"/>
              </w:rPr>
            </w:pPr>
          </w:p>
          <w:p w14:paraId="2BDC6C35" w14:textId="77777777" w:rsidR="002F1999" w:rsidRDefault="002F1999" w:rsidP="002F1999">
            <w:pPr>
              <w:rPr>
                <w:lang w:val="en-CA"/>
              </w:rPr>
            </w:pPr>
            <w:r w:rsidRPr="002F1999">
              <w:rPr>
                <w:lang w:val="en-CA"/>
              </w:rPr>
              <w:t>The onset of the pandemic places pressure on both our premium revenue and investment returns. Economic uncertainty may reduce customers’ ability to purchase or maintain coverage, while travel restrictions could sharply reduce demand for new travel insurance policies. Reduced vehicle use may also lead customers to request premium adjustments or explore less expensive coverage.</w:t>
            </w:r>
          </w:p>
          <w:p w14:paraId="7157973A" w14:textId="77777777" w:rsidR="00AD7646" w:rsidRDefault="00AD7646" w:rsidP="002F1999">
            <w:pPr>
              <w:rPr>
                <w:lang w:val="en-CA"/>
              </w:rPr>
            </w:pPr>
          </w:p>
          <w:p w14:paraId="2F80654C" w14:textId="77777777" w:rsidR="00AD7646" w:rsidRPr="002F1999" w:rsidRDefault="00AD7646" w:rsidP="00AD7646">
            <w:pPr>
              <w:rPr>
                <w:lang w:val="en-CA"/>
              </w:rPr>
            </w:pPr>
            <w:r w:rsidRPr="002F1999">
              <w:rPr>
                <w:lang w:val="en-CA"/>
              </w:rPr>
              <w:t>Our small business clients may face reduced revenue, temporary closures, and difficulty meeting ongoing expenses. These pressures could lead to requests for premium deferrals, coverage reductions, or cancellations. Business owners may also experience a loss of household income that affects their personal insurance and retirement contributions.</w:t>
            </w:r>
          </w:p>
          <w:p w14:paraId="34EB906A" w14:textId="77777777" w:rsidR="002F1999" w:rsidRPr="002F1999" w:rsidRDefault="002F1999" w:rsidP="002F1999">
            <w:pPr>
              <w:rPr>
                <w:lang w:val="en-CA"/>
              </w:rPr>
            </w:pPr>
          </w:p>
          <w:p w14:paraId="422FF5A3" w14:textId="757B9F7F" w:rsidR="002F1999" w:rsidRDefault="002F1999" w:rsidP="002F1999">
            <w:pPr>
              <w:rPr>
                <w:lang w:val="en-CA"/>
              </w:rPr>
            </w:pPr>
            <w:r w:rsidRPr="002F1999">
              <w:rPr>
                <w:lang w:val="en-CA"/>
              </w:rPr>
              <w:t>Our investment portfolio includes Canadian stocks and bonds, real estate, and precious metals. Market volatility could reduce asset values, while lower interest rates may reduce the income available from new fixed-income investments. These conditions could affect our ability to generate sufficient returns to support operating costs and insurance obligations.</w:t>
            </w:r>
            <w:r w:rsidR="009E5759">
              <w:rPr>
                <w:lang w:val="en-CA"/>
              </w:rPr>
              <w:t xml:space="preserve"> </w:t>
            </w:r>
            <w:r w:rsidR="009E5759" w:rsidRPr="002F1999">
              <w:rPr>
                <w:lang w:val="en-CA"/>
              </w:rPr>
              <w:t xml:space="preserve">Our investment portfolio also requires review as market conditions change. Lower investment income and potential liquidity needs may affect how we allocate funds. Any proposed adjustments should be assessed against our </w:t>
            </w:r>
            <w:proofErr w:type="gramStart"/>
            <w:r w:rsidR="009E5759" w:rsidRPr="002F1999">
              <w:rPr>
                <w:lang w:val="en-CA"/>
              </w:rPr>
              <w:t>claims</w:t>
            </w:r>
            <w:proofErr w:type="gramEnd"/>
            <w:r w:rsidR="009E5759" w:rsidRPr="002F1999">
              <w:rPr>
                <w:lang w:val="en-CA"/>
              </w:rPr>
              <w:t xml:space="preserve"> obligations, liquidity requirements, and risk appetite, with the detailed analysis addressed in the financial component.</w:t>
            </w:r>
          </w:p>
          <w:p w14:paraId="1D52140B" w14:textId="77777777" w:rsidR="002F1999" w:rsidRPr="002F1999" w:rsidRDefault="002F1999" w:rsidP="002F1999">
            <w:pPr>
              <w:rPr>
                <w:lang w:val="en-CA"/>
              </w:rPr>
            </w:pPr>
          </w:p>
          <w:p w14:paraId="3A0477CA" w14:textId="77777777" w:rsidR="00FC4D04" w:rsidRDefault="002F1999" w:rsidP="002F1999">
            <w:pPr>
              <w:rPr>
                <w:lang w:val="en-CA"/>
              </w:rPr>
            </w:pPr>
            <w:r w:rsidRPr="00CE2176">
              <w:rPr>
                <w:lang w:val="en-CA"/>
              </w:rPr>
              <w:t>We assess this risk as high</w:t>
            </w:r>
            <w:r w:rsidR="00CE2176" w:rsidRPr="00CE2176">
              <w:rPr>
                <w:lang w:val="en-CA"/>
              </w:rPr>
              <w:t>. While o</w:t>
            </w:r>
            <w:r w:rsidRPr="00CE2176">
              <w:rPr>
                <w:lang w:val="en-CA"/>
              </w:rPr>
              <w:t>ur range of products provides some diversification, we cannot determine how much protection our reserves provide.</w:t>
            </w:r>
          </w:p>
          <w:p w14:paraId="045F7B3E" w14:textId="77777777" w:rsidR="00FC4D04" w:rsidRDefault="00FC4D04" w:rsidP="002F1999">
            <w:pPr>
              <w:rPr>
                <w:lang w:val="en-CA"/>
              </w:rPr>
            </w:pPr>
          </w:p>
          <w:p w14:paraId="27987632" w14:textId="5874654F" w:rsidR="002F1999" w:rsidRPr="000A566B" w:rsidRDefault="00AD7646" w:rsidP="002F1999">
            <w:pPr>
              <w:rPr>
                <w:sz w:val="32"/>
                <w:szCs w:val="32"/>
                <w:lang w:val="en-CA"/>
              </w:rPr>
            </w:pPr>
            <w:r>
              <w:rPr>
                <w:sz w:val="32"/>
                <w:szCs w:val="32"/>
                <w:lang w:val="en-CA"/>
              </w:rPr>
              <w:t>COMPETITION AND CHANGING TECHNOLOGY</w:t>
            </w:r>
          </w:p>
          <w:p w14:paraId="7D3E56FF" w14:textId="77777777" w:rsidR="002F1999" w:rsidRPr="002F1999" w:rsidRDefault="002F1999" w:rsidP="002F1999">
            <w:pPr>
              <w:rPr>
                <w:b/>
                <w:bCs/>
                <w:lang w:val="en-CA"/>
              </w:rPr>
            </w:pPr>
          </w:p>
          <w:p w14:paraId="2300BC51" w14:textId="02F0C575" w:rsidR="002F1999" w:rsidRDefault="002F1999" w:rsidP="002F1999">
            <w:pPr>
              <w:rPr>
                <w:lang w:val="en-CA"/>
              </w:rPr>
            </w:pPr>
            <w:r w:rsidRPr="002F1999">
              <w:rPr>
                <w:lang w:val="en-CA"/>
              </w:rPr>
              <w:t>The pandemic increases the importance of accessible digital services as customers and employees reduce in-person interactions. Customers may favour insurers that offer convenient online purchasing, policy changes, claims submission, and support. Competitors able to adapt quickly could attract customers who experience delays or limited service through our channels.</w:t>
            </w:r>
            <w:r w:rsidR="000A566B">
              <w:rPr>
                <w:lang w:val="en-CA"/>
              </w:rPr>
              <w:t xml:space="preserve"> </w:t>
            </w:r>
            <w:r w:rsidRPr="002F1999">
              <w:rPr>
                <w:lang w:val="en-CA"/>
              </w:rPr>
              <w:t>Reduced vehicle use may also increase interest in flexible pricing and usage-based insurance. We should assess whether our products and systems can respond to these changing expectations.</w:t>
            </w:r>
          </w:p>
          <w:p w14:paraId="04AB9314" w14:textId="77777777" w:rsidR="002F1999" w:rsidRPr="002F1999" w:rsidRDefault="002F1999" w:rsidP="002F1999">
            <w:pPr>
              <w:rPr>
                <w:lang w:val="en-CA"/>
              </w:rPr>
            </w:pPr>
          </w:p>
          <w:p w14:paraId="6E454105" w14:textId="77777777" w:rsidR="002F1999" w:rsidRDefault="002F1999" w:rsidP="002F1999">
            <w:pPr>
              <w:rPr>
                <w:lang w:val="en-CA"/>
              </w:rPr>
            </w:pPr>
            <w:r w:rsidRPr="002F1999">
              <w:rPr>
                <w:lang w:val="en-CA"/>
              </w:rPr>
              <w:t xml:space="preserve">Our website and mobile application provide an existing digital presence. However, our reliance on approximately </w:t>
            </w:r>
            <w:r w:rsidRPr="00CE2176">
              <w:rPr>
                <w:lang w:val="en-CA"/>
              </w:rPr>
              <w:t>50 desktop computers, only a few laptops,</w:t>
            </w:r>
            <w:r w:rsidRPr="002F1999">
              <w:rPr>
                <w:lang w:val="en-CA"/>
              </w:rPr>
              <w:t xml:space="preserve"> and on-site systems may constrain employees’ ability to support these channels remotely. Having customer-facing technology does not necessarily mean that our underlying processes can accommodate increased online demand.</w:t>
            </w:r>
          </w:p>
          <w:p w14:paraId="45221B3E" w14:textId="77777777" w:rsidR="002F1999" w:rsidRPr="002F1999" w:rsidRDefault="002F1999" w:rsidP="002F1999">
            <w:pPr>
              <w:rPr>
                <w:lang w:val="en-CA"/>
              </w:rPr>
            </w:pPr>
          </w:p>
          <w:p w14:paraId="71DC5599" w14:textId="5F00438C" w:rsidR="002F1999" w:rsidRDefault="00CE2176" w:rsidP="002F1999">
            <w:pPr>
              <w:rPr>
                <w:lang w:val="en-CA"/>
              </w:rPr>
            </w:pPr>
            <w:r w:rsidRPr="00CE2176">
              <w:rPr>
                <w:lang w:val="en-CA"/>
              </w:rPr>
              <w:t xml:space="preserve">Given that the high </w:t>
            </w:r>
            <w:r w:rsidR="002F1999" w:rsidRPr="00CE2176">
              <w:rPr>
                <w:lang w:val="en-CA"/>
              </w:rPr>
              <w:t xml:space="preserve">speed of change may exceed our current capacity to adapt. Our existing digital channels provide a foundation, but we </w:t>
            </w:r>
            <w:r>
              <w:rPr>
                <w:lang w:val="en-CA"/>
              </w:rPr>
              <w:t>must</w:t>
            </w:r>
            <w:r w:rsidR="002F1999" w:rsidRPr="00CE2176">
              <w:rPr>
                <w:lang w:val="en-CA"/>
              </w:rPr>
              <w:t xml:space="preserve"> assess their functionality, capacity, and integration with remote working arrangements.</w:t>
            </w:r>
          </w:p>
          <w:p w14:paraId="7900B29D" w14:textId="77777777" w:rsidR="00E62761" w:rsidRDefault="00E62761" w:rsidP="002F1999">
            <w:pPr>
              <w:rPr>
                <w:lang w:val="en-CA"/>
              </w:rPr>
            </w:pPr>
          </w:p>
          <w:p w14:paraId="36C7FDFE" w14:textId="77777777" w:rsidR="00E62761" w:rsidRDefault="00E62761" w:rsidP="002F1999">
            <w:pPr>
              <w:rPr>
                <w:lang w:val="en-CA"/>
              </w:rPr>
            </w:pPr>
          </w:p>
          <w:p w14:paraId="779C2B62" w14:textId="77777777" w:rsidR="00E62761" w:rsidRDefault="00E62761" w:rsidP="002F1999">
            <w:pPr>
              <w:rPr>
                <w:lang w:val="en-CA"/>
              </w:rPr>
            </w:pPr>
          </w:p>
          <w:p w14:paraId="5B741C71" w14:textId="77777777" w:rsidR="00E62761" w:rsidRDefault="00E62761" w:rsidP="002F1999">
            <w:pPr>
              <w:rPr>
                <w:lang w:val="en-CA"/>
              </w:rPr>
            </w:pPr>
          </w:p>
          <w:p w14:paraId="4AC0496C" w14:textId="77777777" w:rsidR="00E62761" w:rsidRDefault="00E62761" w:rsidP="002F1999">
            <w:pPr>
              <w:rPr>
                <w:lang w:val="en-CA"/>
              </w:rPr>
            </w:pPr>
          </w:p>
          <w:p w14:paraId="641D860F" w14:textId="77777777" w:rsidR="00E62761" w:rsidRDefault="00E62761" w:rsidP="002F1999">
            <w:pPr>
              <w:rPr>
                <w:lang w:val="en-CA"/>
              </w:rPr>
            </w:pPr>
          </w:p>
          <w:p w14:paraId="13F5138B" w14:textId="77777777" w:rsidR="00E62761" w:rsidRDefault="00E62761" w:rsidP="002F1999">
            <w:pPr>
              <w:rPr>
                <w:lang w:val="en-CA"/>
              </w:rPr>
            </w:pPr>
          </w:p>
          <w:p w14:paraId="5573711F" w14:textId="77777777" w:rsidR="002F1999" w:rsidRPr="002F1999" w:rsidRDefault="002F1999" w:rsidP="002F1999">
            <w:pPr>
              <w:rPr>
                <w:lang w:val="en-CA"/>
              </w:rPr>
            </w:pPr>
          </w:p>
          <w:p w14:paraId="2CCCC74B" w14:textId="58F2D90C" w:rsidR="002F1999" w:rsidRPr="000A566B" w:rsidRDefault="00AD7646" w:rsidP="002F1999">
            <w:pPr>
              <w:rPr>
                <w:sz w:val="32"/>
                <w:szCs w:val="32"/>
                <w:lang w:val="en-CA"/>
              </w:rPr>
            </w:pPr>
            <w:r>
              <w:rPr>
                <w:sz w:val="32"/>
                <w:szCs w:val="32"/>
                <w:lang w:val="en-CA"/>
              </w:rPr>
              <w:t>ECONOMIC HEALTH AND POLITICAL STABILITY</w:t>
            </w:r>
          </w:p>
          <w:p w14:paraId="2B67A6D5" w14:textId="77777777" w:rsidR="002F1999" w:rsidRPr="002F1999" w:rsidRDefault="002F1999" w:rsidP="002F1999">
            <w:pPr>
              <w:rPr>
                <w:b/>
                <w:bCs/>
                <w:lang w:val="en-CA"/>
              </w:rPr>
            </w:pPr>
          </w:p>
          <w:p w14:paraId="470653B3" w14:textId="77777777" w:rsidR="002F1999" w:rsidRDefault="002F1999" w:rsidP="002F1999">
            <w:pPr>
              <w:rPr>
                <w:lang w:val="en-CA"/>
              </w:rPr>
            </w:pPr>
            <w:r w:rsidRPr="002F1999">
              <w:rPr>
                <w:lang w:val="en-CA"/>
              </w:rPr>
              <w:t>The pandemic threatens Canadian economic activity through business restrictions, employment disruption, and reduced consumer spending. These conditions may affect customers’ ability to pay premiums, increase requests for payment flexibility, and reduce demand for new policies. Our concentration in Ontario and investments in Canadian assets expose us to related pressures across our customer base and investment portfolio.</w:t>
            </w:r>
          </w:p>
          <w:p w14:paraId="12470B60" w14:textId="77777777" w:rsidR="002F1999" w:rsidRPr="002F1999" w:rsidRDefault="002F1999" w:rsidP="002F1999">
            <w:pPr>
              <w:rPr>
                <w:lang w:val="en-CA"/>
              </w:rPr>
            </w:pPr>
          </w:p>
          <w:p w14:paraId="58C5D07E" w14:textId="1E8337BC" w:rsidR="002F1999" w:rsidRPr="002F1999" w:rsidRDefault="002F1999" w:rsidP="002F1999">
            <w:pPr>
              <w:rPr>
                <w:lang w:val="en-CA"/>
              </w:rPr>
            </w:pPr>
            <w:r w:rsidRPr="002F1999">
              <w:rPr>
                <w:lang w:val="en-CA"/>
              </w:rPr>
              <w:t>Canada’s established political institutions provide a measure of stability. Government support may also help households and businesses maintain income and meet financial obligations, although its reach and effectiveness remain uncertain at this stage.</w:t>
            </w:r>
            <w:r w:rsidR="005F3C2A">
              <w:rPr>
                <w:lang w:val="en-CA"/>
              </w:rPr>
              <w:t xml:space="preserve"> However, given the global nature of our parent organization, sovereign economic health could severely impact its operational functionality. </w:t>
            </w:r>
          </w:p>
          <w:p w14:paraId="63EC0EAF" w14:textId="77777777" w:rsidR="002F1999" w:rsidRDefault="002F1999" w:rsidP="002F1999">
            <w:pPr>
              <w:rPr>
                <w:lang w:val="en-CA"/>
              </w:rPr>
            </w:pPr>
          </w:p>
          <w:p w14:paraId="37DC6324" w14:textId="05748F24" w:rsidR="002F1999" w:rsidRDefault="005F3C2A" w:rsidP="002F1999">
            <w:pPr>
              <w:rPr>
                <w:lang w:val="en-CA"/>
              </w:rPr>
            </w:pPr>
            <w:r>
              <w:rPr>
                <w:lang w:val="en-CA"/>
              </w:rPr>
              <w:t>We assign</w:t>
            </w:r>
            <w:r w:rsidR="002F1999" w:rsidRPr="002F1999">
              <w:rPr>
                <w:lang w:val="en-CA"/>
              </w:rPr>
              <w:t xml:space="preserve"> </w:t>
            </w:r>
            <w:r w:rsidR="002F1999" w:rsidRPr="005F3C2A">
              <w:rPr>
                <w:lang w:val="en-CA"/>
              </w:rPr>
              <w:t>significant economic uncertainty alongside a comparatively stable political environment. This rating requires ongoing review as the duration of restrictions, employment conditions,</w:t>
            </w:r>
            <w:r>
              <w:rPr>
                <w:lang w:val="en-CA"/>
              </w:rPr>
              <w:t xml:space="preserve"> global </w:t>
            </w:r>
            <w:r w:rsidR="00AD7646">
              <w:rPr>
                <w:lang w:val="en-CA"/>
              </w:rPr>
              <w:t>response</w:t>
            </w:r>
            <w:r>
              <w:rPr>
                <w:lang w:val="en-CA"/>
              </w:rPr>
              <w:t>,</w:t>
            </w:r>
            <w:r w:rsidR="002F1999" w:rsidRPr="005F3C2A">
              <w:rPr>
                <w:lang w:val="en-CA"/>
              </w:rPr>
              <w:t xml:space="preserve"> and effectiveness of support measures become clearer.</w:t>
            </w:r>
          </w:p>
          <w:p w14:paraId="73D301E6" w14:textId="77777777" w:rsidR="002F1999" w:rsidRPr="002F1999" w:rsidRDefault="002F1999" w:rsidP="002F1999">
            <w:pPr>
              <w:rPr>
                <w:lang w:val="en-CA"/>
              </w:rPr>
            </w:pPr>
          </w:p>
          <w:p w14:paraId="1CD42F1A" w14:textId="61D80951" w:rsidR="002F1999" w:rsidRPr="000A566B" w:rsidRDefault="00AD7646" w:rsidP="002F1999">
            <w:pPr>
              <w:rPr>
                <w:sz w:val="32"/>
                <w:szCs w:val="32"/>
                <w:lang w:val="en-CA"/>
              </w:rPr>
            </w:pPr>
            <w:r>
              <w:rPr>
                <w:sz w:val="32"/>
                <w:szCs w:val="32"/>
                <w:lang w:val="en-CA"/>
              </w:rPr>
              <w:t>SUPPLY CHAINS AND MATERIAL COSTS</w:t>
            </w:r>
          </w:p>
          <w:p w14:paraId="7C80FEFB" w14:textId="77777777" w:rsidR="002F1999" w:rsidRPr="002F1999" w:rsidRDefault="002F1999" w:rsidP="002F1999">
            <w:pPr>
              <w:rPr>
                <w:b/>
                <w:bCs/>
                <w:lang w:val="en-CA"/>
              </w:rPr>
            </w:pPr>
          </w:p>
          <w:p w14:paraId="131FB5D1" w14:textId="77777777" w:rsidR="002F1999" w:rsidRDefault="002F1999" w:rsidP="002F1999">
            <w:pPr>
              <w:rPr>
                <w:lang w:val="en-CA"/>
              </w:rPr>
            </w:pPr>
            <w:r w:rsidRPr="002F1999">
              <w:rPr>
                <w:lang w:val="en-CA"/>
              </w:rPr>
              <w:t>Although we do not manufacture physical goods, we depend on external service providers and the availability of materials and labour needed to settle certain claims. Pandemic disruption may therefore affect both our operating capacity and claims costs.</w:t>
            </w:r>
          </w:p>
          <w:p w14:paraId="7F0A4521" w14:textId="77777777" w:rsidR="002F1999" w:rsidRPr="002F1999" w:rsidRDefault="002F1999" w:rsidP="002F1999">
            <w:pPr>
              <w:rPr>
                <w:lang w:val="en-CA"/>
              </w:rPr>
            </w:pPr>
          </w:p>
          <w:p w14:paraId="428EBD56" w14:textId="6F6F5D17" w:rsidR="002F1999" w:rsidRDefault="005F3C2A" w:rsidP="002F1999">
            <w:pPr>
              <w:rPr>
                <w:lang w:val="en-CA"/>
              </w:rPr>
            </w:pPr>
            <w:r w:rsidRPr="00AD7646">
              <w:rPr>
                <w:lang w:val="en-CA"/>
              </w:rPr>
              <w:t xml:space="preserve">Given the identified risks that exist for our </w:t>
            </w:r>
            <w:r w:rsidR="00AD7646" w:rsidRPr="00AD7646">
              <w:rPr>
                <w:lang w:val="en-CA"/>
              </w:rPr>
              <w:t>third-party</w:t>
            </w:r>
            <w:r w:rsidRPr="00AD7646">
              <w:rPr>
                <w:lang w:val="en-CA"/>
              </w:rPr>
              <w:t xml:space="preserve"> vendors, such as</w:t>
            </w:r>
            <w:r w:rsidR="002F1999" w:rsidRPr="00AD7646">
              <w:rPr>
                <w:lang w:val="en-CA"/>
              </w:rPr>
              <w:t xml:space="preserve"> staffing shortages, reduced capacity, or business closures</w:t>
            </w:r>
            <w:r w:rsidRPr="00AD7646">
              <w:rPr>
                <w:lang w:val="en-CA"/>
              </w:rPr>
              <w:t>, that may occur</w:t>
            </w:r>
            <w:r w:rsidR="002F1999" w:rsidRPr="00AD7646">
              <w:rPr>
                <w:lang w:val="en-CA"/>
              </w:rPr>
              <w:t xml:space="preserve"> at the same time that our reliance on their services </w:t>
            </w:r>
            <w:r w:rsidRPr="00AD7646">
              <w:rPr>
                <w:lang w:val="en-CA"/>
              </w:rPr>
              <w:t>continues</w:t>
            </w:r>
            <w:r w:rsidR="00AD7646" w:rsidRPr="00AD7646">
              <w:rPr>
                <w:lang w:val="en-CA"/>
              </w:rPr>
              <w:t>,</w:t>
            </w:r>
            <w:r w:rsidR="002F1999" w:rsidRPr="00AD7646">
              <w:rPr>
                <w:lang w:val="en-CA"/>
              </w:rPr>
              <w:t xml:space="preserve"> </w:t>
            </w:r>
            <w:r w:rsidR="00AD7646" w:rsidRPr="00AD7646">
              <w:rPr>
                <w:lang w:val="en-CA"/>
              </w:rPr>
              <w:t>d</w:t>
            </w:r>
            <w:r w:rsidR="002F1999" w:rsidRPr="00AD7646">
              <w:rPr>
                <w:lang w:val="en-CA"/>
              </w:rPr>
              <w:t>isruption could interrupt customer service, delay policy administration, or require us to secure alternative vendors at additional cost.</w:t>
            </w:r>
          </w:p>
          <w:p w14:paraId="6838CF8C" w14:textId="77777777" w:rsidR="002F1999" w:rsidRPr="002F1999" w:rsidRDefault="002F1999" w:rsidP="002F1999">
            <w:pPr>
              <w:rPr>
                <w:lang w:val="en-CA"/>
              </w:rPr>
            </w:pPr>
          </w:p>
          <w:p w14:paraId="79025EBC" w14:textId="77777777" w:rsidR="002F1999" w:rsidRDefault="002F1999" w:rsidP="002F1999">
            <w:pPr>
              <w:rPr>
                <w:lang w:val="en-CA"/>
              </w:rPr>
            </w:pPr>
            <w:r w:rsidRPr="002F1999">
              <w:rPr>
                <w:lang w:val="en-CA"/>
              </w:rPr>
              <w:t>Property and vehicle claims may also depend on repair services, inspections, replacement parts, and construction materials. Restrictions and shortages could delay settlements or increase costs beyond the assumptions used when policies were priced.</w:t>
            </w:r>
          </w:p>
          <w:p w14:paraId="35F7A5EE" w14:textId="77777777" w:rsidR="002F1999" w:rsidRPr="002F1999" w:rsidRDefault="002F1999" w:rsidP="002F1999">
            <w:pPr>
              <w:rPr>
                <w:lang w:val="en-CA"/>
              </w:rPr>
            </w:pPr>
          </w:p>
          <w:p w14:paraId="1E0A17E4" w14:textId="621CFA9F" w:rsidR="003D71D4" w:rsidRPr="00AD7646" w:rsidRDefault="00AD7646" w:rsidP="002F1999">
            <w:pPr>
              <w:rPr>
                <w:lang w:val="en-CA"/>
              </w:rPr>
            </w:pPr>
            <w:r w:rsidRPr="00AD7646">
              <w:rPr>
                <w:lang w:val="en-CA"/>
              </w:rPr>
              <w:t>These</w:t>
            </w:r>
            <w:r w:rsidR="002F1999" w:rsidRPr="00AD7646">
              <w:rPr>
                <w:lang w:val="en-CA"/>
              </w:rPr>
              <w:t xml:space="preserve"> disruption</w:t>
            </w:r>
            <w:r w:rsidRPr="00AD7646">
              <w:rPr>
                <w:lang w:val="en-CA"/>
              </w:rPr>
              <w:t>s</w:t>
            </w:r>
            <w:r w:rsidR="002F1999" w:rsidRPr="00AD7646">
              <w:rPr>
                <w:lang w:val="en-CA"/>
              </w:rPr>
              <w:t xml:space="preserve"> may affect several dependencies simultaneously. Alternative providers may be available, but replacement arrangements can take time, and widespread shortages may limit our options.</w:t>
            </w:r>
          </w:p>
        </w:tc>
      </w:tr>
      <w:tr w:rsidR="00AD7646" w:rsidRPr="0042742A" w14:paraId="1DA7DA32" w14:textId="77777777" w:rsidTr="006257AC">
        <w:trPr>
          <w:trHeight w:val="2807"/>
        </w:trPr>
        <w:tc>
          <w:tcPr>
            <w:tcW w:w="10771" w:type="dxa"/>
            <w:gridSpan w:val="2"/>
          </w:tcPr>
          <w:p w14:paraId="4A7E6D0F" w14:textId="77777777" w:rsidR="00AD7646" w:rsidRDefault="00AD7646" w:rsidP="00AD7646">
            <w:pPr>
              <w:pStyle w:val="Caption"/>
              <w:keepNext/>
              <w:rPr>
                <w:sz w:val="24"/>
                <w:szCs w:val="24"/>
              </w:rPr>
            </w:pPr>
          </w:p>
          <w:p w14:paraId="363EE268" w14:textId="3E6E542E" w:rsidR="00AD7646" w:rsidRPr="00BF1D58" w:rsidRDefault="00AD7646" w:rsidP="00AD7646">
            <w:pPr>
              <w:pStyle w:val="Caption"/>
              <w:keepNext/>
              <w:rPr>
                <w:sz w:val="24"/>
                <w:szCs w:val="24"/>
              </w:rPr>
            </w:pPr>
            <w:r>
              <w:rPr>
                <w:sz w:val="24"/>
                <w:szCs w:val="24"/>
              </w:rPr>
              <w:t>MARKETING</w:t>
            </w:r>
            <w:r w:rsidRPr="00BF1D58">
              <w:rPr>
                <w:sz w:val="24"/>
                <w:szCs w:val="24"/>
              </w:rPr>
              <w:t xml:space="preserv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AD7646" w14:paraId="25C427C8" w14:textId="77777777" w:rsidTr="00B56EF0">
              <w:trPr>
                <w:trHeight w:val="571"/>
              </w:trPr>
              <w:tc>
                <w:tcPr>
                  <w:tcW w:w="1086" w:type="dxa"/>
                  <w:shd w:val="clear" w:color="auto" w:fill="262626" w:themeFill="text1" w:themeFillTint="D9"/>
                  <w:vAlign w:val="center"/>
                </w:tcPr>
                <w:p w14:paraId="2580910A" w14:textId="77777777" w:rsidR="00AD7646" w:rsidRPr="001B72CC" w:rsidRDefault="00AD7646" w:rsidP="00AD7646">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5048FDA1" w14:textId="77777777" w:rsidR="00AD7646" w:rsidRPr="001B72CC" w:rsidRDefault="00AD7646" w:rsidP="00AD7646">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1B36F0E4" w14:textId="77777777" w:rsidR="00AD7646" w:rsidRPr="001B72CC" w:rsidRDefault="00AD7646" w:rsidP="00AD7646">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AD7646" w14:paraId="658647B4" w14:textId="77777777" w:rsidTr="00663E1B">
              <w:trPr>
                <w:trHeight w:val="571"/>
              </w:trPr>
              <w:tc>
                <w:tcPr>
                  <w:tcW w:w="1086" w:type="dxa"/>
                  <w:shd w:val="clear" w:color="auto" w:fill="FFFFFF" w:themeFill="background1"/>
                  <w:vAlign w:val="center"/>
                </w:tcPr>
                <w:p w14:paraId="7136EC09" w14:textId="054DFF94" w:rsidR="00AD7646" w:rsidRDefault="00AD7646" w:rsidP="00AD7646">
                  <w:pPr>
                    <w:pStyle w:val="TableParagraph"/>
                    <w:spacing w:before="110"/>
                    <w:jc w:val="center"/>
                    <w:rPr>
                      <w:rFonts w:ascii="Arial" w:hAnsi="Arial" w:cs="Arial"/>
                    </w:rPr>
                  </w:pPr>
                  <w:r>
                    <w:rPr>
                      <w:rFonts w:ascii="Arial" w:eastAsia="Arial" w:hAnsi="Arial" w:cs="Arial"/>
                    </w:rPr>
                    <w:t>4.1</w:t>
                  </w:r>
                </w:p>
              </w:tc>
              <w:tc>
                <w:tcPr>
                  <w:tcW w:w="8581" w:type="dxa"/>
                  <w:shd w:val="clear" w:color="auto" w:fill="FFFFFF" w:themeFill="background1"/>
                  <w:vAlign w:val="center"/>
                </w:tcPr>
                <w:p w14:paraId="630A00F1" w14:textId="2F3E7D7E" w:rsidR="00AD7646" w:rsidRPr="00663E1B" w:rsidRDefault="00663E1B" w:rsidP="00663E1B">
                  <w:pPr>
                    <w:pStyle w:val="TableParagraph"/>
                    <w:spacing w:before="110"/>
                    <w:ind w:left="108"/>
                    <w:rPr>
                      <w:rFonts w:ascii="Arial" w:hAnsi="Arial" w:cs="Arial"/>
                    </w:rPr>
                  </w:pPr>
                  <w:r w:rsidRPr="00663E1B">
                    <w:rPr>
                      <w:rFonts w:ascii="Arial" w:hAnsi="Arial" w:cs="Arial"/>
                      <w:color w:val="000000"/>
                    </w:rPr>
                    <w:t>Insufficient revenue generation or inadequate return on investment</w:t>
                  </w:r>
                </w:p>
              </w:tc>
              <w:tc>
                <w:tcPr>
                  <w:tcW w:w="993" w:type="dxa"/>
                  <w:shd w:val="clear" w:color="auto" w:fill="FFFFFF" w:themeFill="background1"/>
                  <w:vAlign w:val="center"/>
                </w:tcPr>
                <w:p w14:paraId="11D2F824" w14:textId="77777777" w:rsidR="00AD7646" w:rsidRPr="00BF1D58" w:rsidRDefault="00AD7646" w:rsidP="00AD7646">
                  <w:pPr>
                    <w:pStyle w:val="TableParagraph"/>
                    <w:spacing w:before="0"/>
                    <w:ind w:left="0"/>
                    <w:jc w:val="center"/>
                    <w:rPr>
                      <w:rFonts w:ascii="Arial" w:hAnsi="Arial" w:cs="Arial"/>
                    </w:rPr>
                  </w:pPr>
                  <w:r w:rsidRPr="00BF1D58">
                    <w:rPr>
                      <w:rFonts w:ascii="Arial" w:eastAsia="Arial" w:hAnsi="Arial" w:cs="Arial"/>
                    </w:rPr>
                    <w:t>4</w:t>
                  </w:r>
                </w:p>
              </w:tc>
            </w:tr>
            <w:tr w:rsidR="00AD7646" w14:paraId="2954C964" w14:textId="77777777" w:rsidTr="00663E1B">
              <w:trPr>
                <w:trHeight w:val="571"/>
              </w:trPr>
              <w:tc>
                <w:tcPr>
                  <w:tcW w:w="1086" w:type="dxa"/>
                  <w:shd w:val="clear" w:color="auto" w:fill="FFFFFF" w:themeFill="background1"/>
                  <w:vAlign w:val="center"/>
                </w:tcPr>
                <w:p w14:paraId="6B79C14B" w14:textId="2437F53E" w:rsidR="00AD7646" w:rsidRDefault="00AD7646" w:rsidP="00AD7646">
                  <w:pPr>
                    <w:pStyle w:val="TableParagraph"/>
                    <w:jc w:val="center"/>
                    <w:rPr>
                      <w:rFonts w:ascii="Arial" w:hAnsi="Arial" w:cs="Arial"/>
                    </w:rPr>
                  </w:pPr>
                  <w:r>
                    <w:rPr>
                      <w:rFonts w:ascii="Arial" w:eastAsia="Arial" w:hAnsi="Arial" w:cs="Arial"/>
                    </w:rPr>
                    <w:t>4.2</w:t>
                  </w:r>
                </w:p>
              </w:tc>
              <w:tc>
                <w:tcPr>
                  <w:tcW w:w="8581" w:type="dxa"/>
                  <w:shd w:val="clear" w:color="auto" w:fill="FFFFFF" w:themeFill="background1"/>
                  <w:vAlign w:val="center"/>
                </w:tcPr>
                <w:p w14:paraId="38F95295" w14:textId="133A5F90" w:rsidR="00AD7646" w:rsidRPr="00663E1B" w:rsidRDefault="00663E1B" w:rsidP="00663E1B">
                  <w:pPr>
                    <w:pStyle w:val="TableParagraph"/>
                    <w:ind w:left="108"/>
                    <w:rPr>
                      <w:rFonts w:ascii="Arial" w:hAnsi="Arial" w:cs="Arial"/>
                    </w:rPr>
                  </w:pPr>
                  <w:r w:rsidRPr="00663E1B">
                    <w:rPr>
                      <w:rFonts w:ascii="Arial" w:hAnsi="Arial" w:cs="Arial"/>
                      <w:color w:val="000000"/>
                    </w:rPr>
                    <w:t>Competitive marketplace and/or rapidly changing product technology</w:t>
                  </w:r>
                </w:p>
              </w:tc>
              <w:tc>
                <w:tcPr>
                  <w:tcW w:w="993" w:type="dxa"/>
                  <w:shd w:val="clear" w:color="auto" w:fill="FFFFFF" w:themeFill="background1"/>
                  <w:vAlign w:val="center"/>
                </w:tcPr>
                <w:p w14:paraId="4FE1ED2D" w14:textId="4120D07E" w:rsidR="00AD7646" w:rsidRPr="00BF1D58" w:rsidRDefault="00AD7646" w:rsidP="00AD7646">
                  <w:pPr>
                    <w:pStyle w:val="TableParagraph"/>
                    <w:spacing w:before="0"/>
                    <w:ind w:left="0"/>
                    <w:jc w:val="center"/>
                    <w:rPr>
                      <w:rFonts w:ascii="Arial" w:hAnsi="Arial" w:cs="Arial"/>
                    </w:rPr>
                  </w:pPr>
                  <w:r>
                    <w:rPr>
                      <w:rFonts w:ascii="Arial" w:eastAsia="Arial" w:hAnsi="Arial" w:cs="Arial"/>
                    </w:rPr>
                    <w:t>4</w:t>
                  </w:r>
                </w:p>
              </w:tc>
            </w:tr>
            <w:tr w:rsidR="00AD7646" w14:paraId="0CB30313" w14:textId="77777777" w:rsidTr="00663E1B">
              <w:trPr>
                <w:trHeight w:val="571"/>
              </w:trPr>
              <w:tc>
                <w:tcPr>
                  <w:tcW w:w="1086" w:type="dxa"/>
                  <w:shd w:val="clear" w:color="auto" w:fill="FFFFFF" w:themeFill="background1"/>
                  <w:vAlign w:val="center"/>
                </w:tcPr>
                <w:p w14:paraId="34BEC657" w14:textId="419408E7" w:rsidR="00AD7646" w:rsidRDefault="00AD7646" w:rsidP="00AD7646">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4.3</w:t>
                  </w:r>
                </w:p>
              </w:tc>
              <w:tc>
                <w:tcPr>
                  <w:tcW w:w="8581" w:type="dxa"/>
                  <w:shd w:val="clear" w:color="auto" w:fill="FFFFFF" w:themeFill="background1"/>
                  <w:vAlign w:val="center"/>
                </w:tcPr>
                <w:p w14:paraId="15CBB640" w14:textId="1E983895" w:rsidR="00AD7646" w:rsidRPr="00663E1B" w:rsidRDefault="00663E1B" w:rsidP="00663E1B">
                  <w:pPr>
                    <w:pStyle w:val="TableParagraph"/>
                    <w:spacing w:before="110"/>
                    <w:ind w:left="108"/>
                    <w:rPr>
                      <w:rFonts w:ascii="Arial" w:hAnsi="Arial" w:cs="Arial"/>
                    </w:rPr>
                  </w:pPr>
                  <w:r w:rsidRPr="00663E1B">
                    <w:rPr>
                      <w:rFonts w:ascii="Arial" w:hAnsi="Arial" w:cs="Arial"/>
                      <w:color w:val="000000"/>
                    </w:rPr>
                    <w:t>Poor sovereign economic health and/or lack of economic or political stability</w:t>
                  </w:r>
                </w:p>
              </w:tc>
              <w:tc>
                <w:tcPr>
                  <w:tcW w:w="993" w:type="dxa"/>
                  <w:shd w:val="clear" w:color="auto" w:fill="FFFFFF" w:themeFill="background1"/>
                  <w:vAlign w:val="center"/>
                </w:tcPr>
                <w:p w14:paraId="431B6308" w14:textId="77777777" w:rsidR="00AD7646" w:rsidRPr="00BF1D58" w:rsidRDefault="00AD7646" w:rsidP="00AD7646">
                  <w:pPr>
                    <w:pStyle w:val="TableParagraph"/>
                    <w:spacing w:before="0"/>
                    <w:ind w:left="0"/>
                    <w:jc w:val="center"/>
                    <w:rPr>
                      <w:rFonts w:ascii="Arial" w:hAnsi="Arial" w:cs="Arial"/>
                    </w:rPr>
                  </w:pPr>
                  <w:r>
                    <w:rPr>
                      <w:rFonts w:ascii="Arial" w:eastAsia="Arial" w:hAnsi="Arial" w:cs="Arial"/>
                    </w:rPr>
                    <w:t>3</w:t>
                  </w:r>
                </w:p>
              </w:tc>
            </w:tr>
            <w:tr w:rsidR="00AD7646" w14:paraId="08B4A450" w14:textId="77777777" w:rsidTr="00663E1B">
              <w:trPr>
                <w:trHeight w:val="571"/>
              </w:trPr>
              <w:tc>
                <w:tcPr>
                  <w:tcW w:w="1086" w:type="dxa"/>
                  <w:shd w:val="clear" w:color="auto" w:fill="FFFFFF" w:themeFill="background1"/>
                  <w:vAlign w:val="center"/>
                </w:tcPr>
                <w:p w14:paraId="4A89A939" w14:textId="476DB90D" w:rsidR="00AD7646" w:rsidRDefault="00AD7646" w:rsidP="00AD7646">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4.4</w:t>
                  </w:r>
                </w:p>
              </w:tc>
              <w:tc>
                <w:tcPr>
                  <w:tcW w:w="8581" w:type="dxa"/>
                  <w:shd w:val="clear" w:color="auto" w:fill="FFFFFF" w:themeFill="background1"/>
                  <w:vAlign w:val="center"/>
                </w:tcPr>
                <w:p w14:paraId="1E2DC7D3" w14:textId="255052BF" w:rsidR="00AD7646" w:rsidRPr="00663E1B" w:rsidRDefault="00663E1B" w:rsidP="00663E1B">
                  <w:pPr>
                    <w:pStyle w:val="TableParagraph"/>
                    <w:ind w:left="108"/>
                    <w:rPr>
                      <w:rFonts w:ascii="Arial" w:hAnsi="Arial" w:cs="Arial"/>
                    </w:rPr>
                  </w:pPr>
                  <w:r w:rsidRPr="00663E1B">
                    <w:rPr>
                      <w:rFonts w:ascii="Arial" w:hAnsi="Arial" w:cs="Arial"/>
                      <w:color w:val="000000"/>
                    </w:rPr>
                    <w:t>Complex supply chain and/or unpredictable raw materials costs</w:t>
                  </w:r>
                </w:p>
              </w:tc>
              <w:tc>
                <w:tcPr>
                  <w:tcW w:w="993" w:type="dxa"/>
                  <w:shd w:val="clear" w:color="auto" w:fill="FFFFFF" w:themeFill="background1"/>
                  <w:vAlign w:val="center"/>
                </w:tcPr>
                <w:p w14:paraId="5D57B481" w14:textId="77777777" w:rsidR="00AD7646" w:rsidRPr="00BF1D58" w:rsidRDefault="00AD7646" w:rsidP="00AD7646">
                  <w:pPr>
                    <w:pStyle w:val="TableParagraph"/>
                    <w:spacing w:before="0"/>
                    <w:ind w:left="0"/>
                    <w:jc w:val="center"/>
                    <w:rPr>
                      <w:rFonts w:ascii="Arial" w:hAnsi="Arial" w:cs="Arial"/>
                    </w:rPr>
                  </w:pPr>
                  <w:r>
                    <w:rPr>
                      <w:rFonts w:ascii="Arial" w:eastAsia="Arial" w:hAnsi="Arial" w:cs="Arial"/>
                    </w:rPr>
                    <w:t>4</w:t>
                  </w:r>
                </w:p>
              </w:tc>
            </w:tr>
            <w:tr w:rsidR="00AD7646" w14:paraId="08EC335E" w14:textId="77777777" w:rsidTr="00B56EF0">
              <w:trPr>
                <w:trHeight w:val="571"/>
              </w:trPr>
              <w:tc>
                <w:tcPr>
                  <w:tcW w:w="1086" w:type="dxa"/>
                  <w:shd w:val="clear" w:color="auto" w:fill="D9D9D9" w:themeFill="background1" w:themeFillShade="D9"/>
                </w:tcPr>
                <w:p w14:paraId="151056AD" w14:textId="77777777" w:rsidR="00AD7646" w:rsidRDefault="00AD7646" w:rsidP="00AD7646">
                  <w:pPr>
                    <w:pStyle w:val="TableParagraph"/>
                    <w:spacing w:before="0"/>
                    <w:ind w:left="0"/>
                    <w:rPr>
                      <w:rFonts w:ascii="Arial" w:hAnsi="Arial" w:cs="Arial"/>
                      <w:sz w:val="20"/>
                    </w:rPr>
                  </w:pPr>
                </w:p>
              </w:tc>
              <w:tc>
                <w:tcPr>
                  <w:tcW w:w="8581" w:type="dxa"/>
                  <w:shd w:val="clear" w:color="auto" w:fill="D9D9D9" w:themeFill="background1" w:themeFillShade="D9"/>
                </w:tcPr>
                <w:p w14:paraId="2ED9D482" w14:textId="23BB06A9" w:rsidR="00AD7646" w:rsidRDefault="00AD7646" w:rsidP="00AD7646">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 xml:space="preserve">MARKETING </w:t>
                  </w:r>
                  <w:r>
                    <w:rPr>
                      <w:rFonts w:ascii="Arial" w:eastAsia="Arial" w:hAnsi="Arial" w:cs="Arial"/>
                      <w:b/>
                    </w:rPr>
                    <w:t>COMPONENT</w:t>
                  </w:r>
                </w:p>
              </w:tc>
              <w:tc>
                <w:tcPr>
                  <w:tcW w:w="993" w:type="dxa"/>
                  <w:shd w:val="clear" w:color="auto" w:fill="D9D9D9" w:themeFill="background1" w:themeFillShade="D9"/>
                  <w:vAlign w:val="center"/>
                </w:tcPr>
                <w:p w14:paraId="75BA58C3" w14:textId="34D0C953" w:rsidR="00AD7646" w:rsidRPr="00BF1D58" w:rsidRDefault="00AD7646" w:rsidP="00AD7646">
                  <w:pPr>
                    <w:pStyle w:val="TableParagraph"/>
                    <w:spacing w:before="0"/>
                    <w:ind w:left="0"/>
                    <w:jc w:val="center"/>
                    <w:rPr>
                      <w:rFonts w:ascii="Arial" w:hAnsi="Arial" w:cs="Arial"/>
                      <w:b/>
                      <w:bCs/>
                    </w:rPr>
                  </w:pPr>
                  <w:r w:rsidRPr="00BF1D58">
                    <w:rPr>
                      <w:rFonts w:ascii="Arial" w:eastAsia="Arial" w:hAnsi="Arial" w:cs="Arial"/>
                      <w:b/>
                      <w:bCs/>
                    </w:rPr>
                    <w:t>1</w:t>
                  </w:r>
                  <w:r w:rsidR="009C1EBA">
                    <w:rPr>
                      <w:rFonts w:ascii="Arial" w:eastAsia="Arial" w:hAnsi="Arial" w:cs="Arial"/>
                      <w:b/>
                      <w:bCs/>
                    </w:rPr>
                    <w:t>5</w:t>
                  </w:r>
                </w:p>
              </w:tc>
            </w:tr>
          </w:tbl>
          <w:p w14:paraId="3AEC7DEE" w14:textId="77777777" w:rsidR="00AD7646" w:rsidRDefault="00AD7646" w:rsidP="00AD7646">
            <w:pPr>
              <w:pStyle w:val="Heading1"/>
            </w:pPr>
          </w:p>
        </w:tc>
      </w:tr>
    </w:tbl>
    <w:p w14:paraId="552FF7E4" w14:textId="77777777" w:rsidR="006257AC" w:rsidRDefault="006257AC">
      <w:r>
        <w:br w:type="page"/>
      </w:r>
    </w:p>
    <w:tbl>
      <w:tblPr>
        <w:tblW w:w="11110" w:type="dxa"/>
        <w:tblCellMar>
          <w:left w:w="0" w:type="dxa"/>
          <w:right w:w="0" w:type="dxa"/>
        </w:tblCellMar>
        <w:tblLook w:val="0600" w:firstRow="0" w:lastRow="0" w:firstColumn="0" w:lastColumn="0" w:noHBand="1" w:noVBand="1"/>
      </w:tblPr>
      <w:tblGrid>
        <w:gridCol w:w="4637"/>
        <w:gridCol w:w="592"/>
        <w:gridCol w:w="622"/>
        <w:gridCol w:w="5259"/>
      </w:tblGrid>
      <w:tr w:rsidR="00487DF9" w:rsidRPr="001320AC" w14:paraId="459FE0F0" w14:textId="77777777" w:rsidTr="00E62761">
        <w:trPr>
          <w:trHeight w:val="122"/>
        </w:trPr>
        <w:tc>
          <w:tcPr>
            <w:tcW w:w="4637" w:type="dxa"/>
            <w:tcBorders>
              <w:top w:val="single" w:sz="48" w:space="0" w:color="D83D27" w:themeColor="accent2"/>
            </w:tcBorders>
          </w:tcPr>
          <w:p w14:paraId="07A00041" w14:textId="77777777" w:rsidR="00487DF9" w:rsidRPr="001320AC" w:rsidRDefault="00487DF9" w:rsidP="00B56EF0">
            <w:pPr>
              <w:ind w:right="123"/>
            </w:pPr>
          </w:p>
        </w:tc>
        <w:tc>
          <w:tcPr>
            <w:tcW w:w="592" w:type="dxa"/>
          </w:tcPr>
          <w:p w14:paraId="20366E18" w14:textId="77777777" w:rsidR="00487DF9" w:rsidRPr="001320AC" w:rsidRDefault="00487DF9" w:rsidP="00B56EF0"/>
        </w:tc>
        <w:tc>
          <w:tcPr>
            <w:tcW w:w="622" w:type="dxa"/>
          </w:tcPr>
          <w:p w14:paraId="632A5633" w14:textId="77777777" w:rsidR="00487DF9" w:rsidRPr="001320AC" w:rsidRDefault="00487DF9" w:rsidP="00B56EF0"/>
        </w:tc>
        <w:tc>
          <w:tcPr>
            <w:tcW w:w="5259" w:type="dxa"/>
            <w:vMerge w:val="restart"/>
          </w:tcPr>
          <w:p w14:paraId="6A39C74E" w14:textId="2F647502" w:rsidR="00487DF9" w:rsidRPr="001320AC" w:rsidRDefault="009E620D" w:rsidP="00B56EF0">
            <w:r>
              <w:rPr>
                <w:noProof/>
              </w:rPr>
              <w:drawing>
                <wp:anchor distT="0" distB="0" distL="114300" distR="114300" simplePos="0" relativeHeight="251662336" behindDoc="0" locked="0" layoutInCell="1" allowOverlap="1" wp14:anchorId="22BE4EBE" wp14:editId="0D3E02AD">
                  <wp:simplePos x="0" y="0"/>
                  <wp:positionH relativeFrom="column">
                    <wp:posOffset>-191770</wp:posOffset>
                  </wp:positionH>
                  <wp:positionV relativeFrom="paragraph">
                    <wp:posOffset>326110</wp:posOffset>
                  </wp:positionV>
                  <wp:extent cx="3533775" cy="3533775"/>
                  <wp:effectExtent l="0" t="0" r="9525" b="9525"/>
                  <wp:wrapNone/>
                  <wp:docPr id="1947750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50186" name="Picture 1947750186"/>
                          <pic:cNvPicPr/>
                        </pic:nvPicPr>
                        <pic:blipFill rotWithShape="1">
                          <a:blip r:embed="rId31" cstate="print">
                            <a:extLst>
                              <a:ext uri="{28A0092B-C50C-407E-A947-70E740481C1C}">
                                <a14:useLocalDpi xmlns:a14="http://schemas.microsoft.com/office/drawing/2010/main" val="0"/>
                              </a:ext>
                            </a:extLst>
                          </a:blip>
                          <a:srcRect l="3189" t="4891" b="22500"/>
                          <a:stretch>
                            <a:fillRect/>
                          </a:stretch>
                        </pic:blipFill>
                        <pic:spPr bwMode="auto">
                          <a:xfrm>
                            <a:off x="0" y="0"/>
                            <a:ext cx="3533775" cy="3533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487DF9" w:rsidRPr="001320AC" w14:paraId="5FA0118D" w14:textId="77777777" w:rsidTr="00E62761">
        <w:trPr>
          <w:trHeight w:val="5963"/>
        </w:trPr>
        <w:tc>
          <w:tcPr>
            <w:tcW w:w="5229" w:type="dxa"/>
            <w:gridSpan w:val="2"/>
          </w:tcPr>
          <w:p w14:paraId="21853CB8" w14:textId="68A4C5D9" w:rsidR="00487DF9" w:rsidRDefault="00487DF9" w:rsidP="00B56EF0">
            <w:pPr>
              <w:pStyle w:val="Heading1"/>
              <w:ind w:right="123"/>
            </w:pPr>
            <w:r>
              <w:t>Overall risk assessment</w:t>
            </w:r>
          </w:p>
          <w:p w14:paraId="656161B7" w14:textId="69966D1C" w:rsidR="00663E1B" w:rsidRPr="00663E1B" w:rsidRDefault="00663E1B" w:rsidP="00663E1B">
            <w:pPr>
              <w:rPr>
                <w:lang w:val="en-CA"/>
              </w:rPr>
            </w:pPr>
            <w:r w:rsidRPr="00663E1B">
              <w:rPr>
                <w:lang w:val="en-CA"/>
              </w:rPr>
              <w:t xml:space="preserve">Our riskiness index totals 55 out of a possible 80, comprising </w:t>
            </w:r>
            <w:proofErr w:type="gramStart"/>
            <w:r w:rsidRPr="00663E1B">
              <w:rPr>
                <w:lang w:val="en-CA"/>
              </w:rPr>
              <w:t>Financial</w:t>
            </w:r>
            <w:proofErr w:type="gramEnd"/>
            <w:r w:rsidRPr="00663E1B">
              <w:rPr>
                <w:lang w:val="en-CA"/>
              </w:rPr>
              <w:t xml:space="preserve"> risk at 13/20, Infrastructure at 13/20, Reputation at 14/20, and Market</w:t>
            </w:r>
            <w:r w:rsidR="00FA7A1B">
              <w:rPr>
                <w:lang w:val="en-CA"/>
              </w:rPr>
              <w:t>ing</w:t>
            </w:r>
            <w:r w:rsidRPr="00663E1B">
              <w:rPr>
                <w:lang w:val="en-CA"/>
              </w:rPr>
              <w:t xml:space="preserve"> at 15/20. This indicates substantial exposure across the four components, with many individual risks rated medium or high. Market</w:t>
            </w:r>
            <w:r w:rsidR="00FA7A1B">
              <w:rPr>
                <w:lang w:val="en-CA"/>
              </w:rPr>
              <w:t>ing</w:t>
            </w:r>
            <w:r w:rsidRPr="00663E1B">
              <w:rPr>
                <w:lang w:val="en-CA"/>
              </w:rPr>
              <w:t xml:space="preserve"> has the highest component score, reflecting pressure on revenue, changing customer expectations, digital competition, and supplier disruption. IT resilience receives the highest individual rating at 5/5 and requires immediate attention.</w:t>
            </w:r>
          </w:p>
          <w:p w14:paraId="36F29A2D" w14:textId="732D640E" w:rsidR="00487DF9" w:rsidRPr="001320AC" w:rsidRDefault="00663E1B" w:rsidP="00663E1B">
            <w:r w:rsidRPr="00663E1B">
              <w:rPr>
                <w:lang w:val="en-CA"/>
              </w:rPr>
              <w:t>These risks are closely connected. Technology failures, cyber incidents, staff shortages, or vendor disruption could interrupt claims processing and premium collection while compromising customer information and trust. At the same time, investment volatility, reduced premium income, and claims obligations may place pressure on liquidity and reserves. Delayed</w:t>
            </w:r>
          </w:p>
        </w:tc>
        <w:tc>
          <w:tcPr>
            <w:tcW w:w="622" w:type="dxa"/>
          </w:tcPr>
          <w:p w14:paraId="14117BCE" w14:textId="05748E4B" w:rsidR="00487DF9" w:rsidRPr="001320AC" w:rsidRDefault="00487DF9" w:rsidP="00B56EF0"/>
        </w:tc>
        <w:tc>
          <w:tcPr>
            <w:tcW w:w="5259" w:type="dxa"/>
            <w:vMerge/>
          </w:tcPr>
          <w:p w14:paraId="7DC73DF0" w14:textId="77777777" w:rsidR="00487DF9" w:rsidRPr="001320AC" w:rsidRDefault="00487DF9" w:rsidP="00B56EF0"/>
        </w:tc>
      </w:tr>
    </w:tbl>
    <w:p w14:paraId="72EFA71E" w14:textId="1113226A" w:rsidR="00663E1B" w:rsidRPr="00663E1B" w:rsidRDefault="00663E1B" w:rsidP="00663E1B">
      <w:pPr>
        <w:rPr>
          <w:lang w:val="en-CA"/>
        </w:rPr>
      </w:pPr>
      <w:r w:rsidRPr="00663E1B">
        <w:rPr>
          <w:lang w:val="en-CA"/>
        </w:rPr>
        <w:t>service or unclear coverage explanations could further damage our reputation and customer retention.</w:t>
      </w:r>
    </w:p>
    <w:p w14:paraId="6EEB1FFC" w14:textId="7185B1AE" w:rsidR="00663E1B" w:rsidRPr="00663E1B" w:rsidRDefault="00663E1B" w:rsidP="00663E1B">
      <w:pPr>
        <w:rPr>
          <w:lang w:val="en-CA"/>
        </w:rPr>
      </w:pPr>
      <w:r w:rsidRPr="00663E1B">
        <w:rPr>
          <w:lang w:val="en-CA"/>
        </w:rPr>
        <w:t>Our priorities should therefore be to strengthen secure remote working and internal controls, assess liquidity and reserve adequacy, support essential staff, and confirm continuity arrangements with critical suppliers. Clear customer communication and adaptation to changing demand are also necessary. Targeted investment in people, systems, and vendor oversight should guide the next stage of our pandemic risk management plan, with scores reviewed as conditions and available information change.</w:t>
      </w:r>
    </w:p>
    <w:p w14:paraId="5C6127B8" w14:textId="0FDE5DE4" w:rsidR="006257AC" w:rsidRDefault="00412FBE" w:rsidP="00B7244E">
      <w:r>
        <w:rPr>
          <w:noProof/>
        </w:rPr>
        <w:drawing>
          <wp:anchor distT="0" distB="0" distL="114300" distR="114300" simplePos="0" relativeHeight="251660288" behindDoc="0" locked="0" layoutInCell="1" allowOverlap="1" wp14:anchorId="60C4BD8E" wp14:editId="1BBCB1FE">
            <wp:simplePos x="0" y="0"/>
            <wp:positionH relativeFrom="column">
              <wp:posOffset>9525</wp:posOffset>
            </wp:positionH>
            <wp:positionV relativeFrom="paragraph">
              <wp:posOffset>118110</wp:posOffset>
            </wp:positionV>
            <wp:extent cx="6870700" cy="3616325"/>
            <wp:effectExtent l="0" t="0" r="6350" b="3175"/>
            <wp:wrapNone/>
            <wp:docPr id="583158263" name="Picture 645683749" descr="Sphere of mesh and nod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3158263" name="Picture 645683749" descr="Sphere of mesh and nodes"/>
                    <pic:cNvPicPr>
                      <a:picLocks/>
                    </pic:cNvPicPr>
                  </pic:nvPicPr>
                  <pic:blipFill>
                    <a:blip r:embed="rId32" cstate="print">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t="14560" b="14560"/>
                    <a:stretch>
                      <a:fillRect/>
                    </a:stretch>
                  </pic:blipFill>
                  <pic:spPr bwMode="auto">
                    <a:xfrm>
                      <a:off x="0" y="0"/>
                      <a:ext cx="6870700" cy="3616325"/>
                    </a:xfrm>
                    <a:prstGeom prst="rect">
                      <a:avLst/>
                    </a:prstGeom>
                    <a:ln>
                      <a:noFill/>
                    </a:ln>
                    <a:extLst>
                      <a:ext uri="{53640926-AAD7-44D8-BBD7-CCE9431645EC}">
                        <a14:shadowObscured xmlns:a14="http://schemas.microsoft.com/office/drawing/2010/main"/>
                      </a:ext>
                    </a:extLst>
                  </pic:spPr>
                </pic:pic>
              </a:graphicData>
            </a:graphic>
          </wp:anchor>
        </w:drawing>
      </w:r>
    </w:p>
    <w:p w14:paraId="039DBF23" w14:textId="69D04ECB" w:rsidR="001321EF" w:rsidRDefault="001321EF" w:rsidP="00B7244E"/>
    <w:p w14:paraId="515D4825" w14:textId="7FD46D65" w:rsidR="004A0DED" w:rsidRDefault="006257AC" w:rsidP="00B7244E">
      <w:r>
        <w:br w:type="page"/>
      </w:r>
    </w:p>
    <w:p w14:paraId="6A204258" w14:textId="5F851D9D" w:rsidR="00AF5643" w:rsidRDefault="00AF5643"/>
    <w:tbl>
      <w:tblPr>
        <w:tblW w:w="10773" w:type="dxa"/>
        <w:tblLayout w:type="fixed"/>
        <w:tblCellMar>
          <w:left w:w="0" w:type="dxa"/>
          <w:right w:w="0" w:type="dxa"/>
        </w:tblCellMar>
        <w:tblLook w:val="0600" w:firstRow="0" w:lastRow="0" w:firstColumn="0" w:lastColumn="0" w:noHBand="1" w:noVBand="1"/>
      </w:tblPr>
      <w:tblGrid>
        <w:gridCol w:w="10773"/>
      </w:tblGrid>
      <w:tr w:rsidR="00AF5643" w14:paraId="5D3AF243" w14:textId="77777777" w:rsidTr="00EF2D33">
        <w:trPr>
          <w:trHeight w:val="13706"/>
        </w:trPr>
        <w:tc>
          <w:tcPr>
            <w:tcW w:w="10773" w:type="dxa"/>
            <w:shd w:val="clear" w:color="auto" w:fill="262626" w:themeFill="text1" w:themeFillTint="D9"/>
          </w:tcPr>
          <w:p w14:paraId="122CD6D9" w14:textId="0ED4E1E4" w:rsidR="00AF5643" w:rsidRDefault="00915553" w:rsidP="00EF2D33">
            <w:r>
              <w:rPr>
                <w:noProof/>
              </w:rPr>
              <mc:AlternateContent>
                <mc:Choice Requires="wps">
                  <w:drawing>
                    <wp:anchor distT="0" distB="0" distL="114300" distR="114300" simplePos="0" relativeHeight="251736064" behindDoc="0" locked="0" layoutInCell="1" allowOverlap="1" wp14:anchorId="73606B79" wp14:editId="693B949F">
                      <wp:simplePos x="0" y="0"/>
                      <wp:positionH relativeFrom="column">
                        <wp:posOffset>1395351</wp:posOffset>
                      </wp:positionH>
                      <wp:positionV relativeFrom="paragraph">
                        <wp:posOffset>1603977</wp:posOffset>
                      </wp:positionV>
                      <wp:extent cx="4113389" cy="6054725"/>
                      <wp:effectExtent l="0" t="0" r="20955" b="22225"/>
                      <wp:wrapNone/>
                      <wp:docPr id="1815016981" name="Straight Connector 15"/>
                      <wp:cNvGraphicFramePr/>
                      <a:graphic xmlns:a="http://schemas.openxmlformats.org/drawingml/2006/main">
                        <a:graphicData uri="http://schemas.microsoft.com/office/word/2010/wordprocessingShape">
                          <wps:wsp>
                            <wps:cNvCnPr/>
                            <wps:spPr>
                              <a:xfrm>
                                <a:off x="0" y="0"/>
                                <a:ext cx="4113389" cy="6054725"/>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44FA7E77" id="Straight Connector 15"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85pt,126.3pt" to="433.75pt,6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" strokecolor="#6b6969 [1614]" strokeweight=".5pt">
                      <v:stroke miterlimit="4" joinstyle="miter"/>
                    </v:line>
                  </w:pict>
                </mc:Fallback>
              </mc:AlternateContent>
            </w:r>
            <w:r>
              <w:rPr>
                <w:noProof/>
              </w:rPr>
              <mc:AlternateContent>
                <mc:Choice Requires="wps">
                  <w:drawing>
                    <wp:anchor distT="0" distB="0" distL="114300" distR="114300" simplePos="0" relativeHeight="251752448" behindDoc="0" locked="0" layoutInCell="1" allowOverlap="1" wp14:anchorId="58C6827D" wp14:editId="6094F096">
                      <wp:simplePos x="0" y="0"/>
                      <wp:positionH relativeFrom="column">
                        <wp:posOffset>3950796</wp:posOffset>
                      </wp:positionH>
                      <wp:positionV relativeFrom="paragraph">
                        <wp:posOffset>6153266</wp:posOffset>
                      </wp:positionV>
                      <wp:extent cx="2238233" cy="2183642"/>
                      <wp:effectExtent l="495300" t="495300" r="486410" b="502920"/>
                      <wp:wrapNone/>
                      <wp:docPr id="443302953" name="Oval 14"/>
                      <wp:cNvGraphicFramePr/>
                      <a:graphic xmlns:a="http://schemas.openxmlformats.org/drawingml/2006/main">
                        <a:graphicData uri="http://schemas.microsoft.com/office/word/2010/wordprocessingShape">
                          <wps:wsp>
                            <wps:cNvSpPr/>
                            <wps:spPr>
                              <a:xfrm>
                                <a:off x="0" y="0"/>
                                <a:ext cx="2238233" cy="2183642"/>
                              </a:xfrm>
                              <a:prstGeom prst="ellipse">
                                <a:avLst/>
                              </a:prstGeom>
                              <a:solidFill>
                                <a:srgbClr val="EDDFDF"/>
                              </a:solidFill>
                              <a:ln w="25400" cap="flat">
                                <a:noFill/>
                                <a:prstDash val="solid"/>
                                <a:miter lim="400000"/>
                              </a:ln>
                              <a:effectLst>
                                <a:glow rad="596900">
                                  <a:schemeClr val="accent2">
                                    <a:lumMod val="60000"/>
                                    <a:lumOff val="40000"/>
                                    <a:alpha val="21000"/>
                                  </a:schemeClr>
                                </a:glow>
                                <a:innerShdw blurRad="114300">
                                  <a:prstClr val="black"/>
                                </a:innerShdw>
                              </a:effectLst>
                              <a:sp3d/>
                            </wps:spPr>
                            <wps:style>
                              <a:lnRef idx="0">
                                <a:scrgbClr r="0" g="0" b="0"/>
                              </a:lnRef>
                              <a:fillRef idx="0">
                                <a:scrgbClr r="0" g="0" b="0"/>
                              </a:fillRef>
                              <a:effectRef idx="0">
                                <a:scrgbClr r="0" g="0" b="0"/>
                              </a:effectRef>
                              <a:fontRef idx="none"/>
                            </wps:style>
                            <wps:txbx>
                              <w:txbxContent>
                                <w:p w14:paraId="2EAD6195" w14:textId="0B5A8CB3" w:rsidR="00CE6BEE" w:rsidRPr="00CE6BEE" w:rsidRDefault="00CE6BEE" w:rsidP="00AF5643">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02</w:t>
                                  </w:r>
                                </w:p>
                                <w:p w14:paraId="6F0F7C42" w14:textId="299AB20D" w:rsidR="00AF5643" w:rsidRPr="005773E1" w:rsidRDefault="00AF5643" w:rsidP="00AF5643">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w:t>
                                  </w:r>
                                </w:p>
                                <w:p w14:paraId="401EF32D" w14:textId="36D0BBE5" w:rsidR="00AF5643" w:rsidRPr="005773E1" w:rsidRDefault="00AF5643" w:rsidP="00AF5643">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AGENDA</w:t>
                                  </w:r>
                                </w:p>
                              </w:txbxContent>
                            </wps:txbx>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C6827D" id="_x0000_s1041" style="position:absolute;margin-left:311.1pt;margin-top:484.5pt;width:176.25pt;height:171.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" fillcolor="#eddfdf" stroked="f" strokeweight="2pt">
                      <v:stroke miterlimit="4" joinstyle="miter"/>
                      <v:textbox inset="3pt,3pt,3pt,3pt">
                        <w:txbxContent>
                          <w:p w14:paraId="2EAD6195" w14:textId="0B5A8CB3" w:rsidR="00CE6BEE" w:rsidRPr="00CE6BEE" w:rsidRDefault="00CE6BEE" w:rsidP="00AF5643">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02</w:t>
                            </w:r>
                          </w:p>
                          <w:p w14:paraId="6F0F7C42" w14:textId="299AB20D" w:rsidR="00AF5643" w:rsidRPr="005773E1" w:rsidRDefault="00AF5643" w:rsidP="00AF5643">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w:t>
                            </w:r>
                          </w:p>
                          <w:p w14:paraId="401EF32D" w14:textId="36D0BBE5" w:rsidR="00AF5643" w:rsidRPr="005773E1" w:rsidRDefault="00AF5643" w:rsidP="00AF5643">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AGENDA</w:t>
                            </w:r>
                          </w:p>
                        </w:txbxContent>
                      </v:textbox>
                    </v:oval>
                  </w:pict>
                </mc:Fallback>
              </mc:AlternateContent>
            </w:r>
            <w:r w:rsidR="00CE6BEE">
              <w:rPr>
                <w:noProof/>
              </w:rPr>
              <mc:AlternateContent>
                <mc:Choice Requires="wps">
                  <w:drawing>
                    <wp:anchor distT="45720" distB="45720" distL="114300" distR="114300" simplePos="0" relativeHeight="251758592" behindDoc="0" locked="0" layoutInCell="1" allowOverlap="1" wp14:anchorId="683D1344" wp14:editId="46470AA0">
                      <wp:simplePos x="0" y="0"/>
                      <wp:positionH relativeFrom="column">
                        <wp:posOffset>6824</wp:posOffset>
                      </wp:positionH>
                      <wp:positionV relativeFrom="paragraph">
                        <wp:posOffset>7733674</wp:posOffset>
                      </wp:positionV>
                      <wp:extent cx="2047164" cy="948207"/>
                      <wp:effectExtent l="0" t="0" r="0" b="4445"/>
                      <wp:wrapNone/>
                      <wp:docPr id="1139646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164" cy="948207"/>
                              </a:xfrm>
                              <a:prstGeom prst="rect">
                                <a:avLst/>
                              </a:prstGeom>
                              <a:noFill/>
                              <a:ln w="9525">
                                <a:noFill/>
                                <a:miter lim="800000"/>
                                <a:headEnd/>
                                <a:tailEnd/>
                              </a:ln>
                            </wps:spPr>
                            <wps:txbx>
                              <w:txbxContent>
                                <w:p w14:paraId="5DFF1000" w14:textId="482A8F48" w:rsidR="00CE6BEE" w:rsidRPr="00CA683D" w:rsidRDefault="00CE6BEE" w:rsidP="00CE6BEE">
                                  <w:pPr>
                                    <w:rPr>
                                      <w:b/>
                                      <w:bCs/>
                                      <w:color w:val="F2F2F2" w:themeColor="background1" w:themeShade="F2"/>
                                      <w:sz w:val="56"/>
                                      <w:szCs w:val="56"/>
                                      <w:lang w:val="en-CA"/>
                                    </w:rPr>
                                  </w:pPr>
                                  <w:r w:rsidRPr="00CA683D">
                                    <w:rPr>
                                      <w:b/>
                                      <w:bCs/>
                                      <w:color w:val="F2F2F2" w:themeColor="background1" w:themeShade="F2"/>
                                      <w:sz w:val="56"/>
                                      <w:szCs w:val="56"/>
                                      <w:lang w:val="en-CA"/>
                                    </w:rPr>
                                    <w:t xml:space="preserve">Setting </w:t>
                                  </w:r>
                                  <w:proofErr w:type="gramStart"/>
                                  <w:r w:rsidRPr="00CA683D">
                                    <w:rPr>
                                      <w:b/>
                                      <w:bCs/>
                                      <w:color w:val="F2F2F2" w:themeColor="background1" w:themeShade="F2"/>
                                      <w:sz w:val="56"/>
                                      <w:szCs w:val="56"/>
                                      <w:lang w:val="en-CA"/>
                                    </w:rPr>
                                    <w:t>our</w:t>
                                  </w:r>
                                  <w:proofErr w:type="gramEnd"/>
                                </w:p>
                                <w:p w14:paraId="2E2BE253" w14:textId="3DF803C7" w:rsidR="00CE6BEE" w:rsidRPr="00CA683D" w:rsidRDefault="00CE6BEE" w:rsidP="00CE6BEE">
                                  <w:pPr>
                                    <w:rPr>
                                      <w:b/>
                                      <w:bCs/>
                                      <w:color w:val="F2F2F2" w:themeColor="background1" w:themeShade="F2"/>
                                      <w:sz w:val="56"/>
                                      <w:szCs w:val="56"/>
                                      <w:lang w:val="en-CA"/>
                                    </w:rPr>
                                  </w:pPr>
                                  <w:r w:rsidRPr="00CA683D">
                                    <w:rPr>
                                      <w:b/>
                                      <w:bCs/>
                                      <w:color w:val="F2F2F2" w:themeColor="background1" w:themeShade="F2"/>
                                      <w:sz w:val="56"/>
                                      <w:szCs w:val="56"/>
                                      <w:lang w:val="en-CA"/>
                                    </w:rPr>
                                    <w:t>direction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D1344" id="_x0000_s1042" type="#_x0000_t202" style="position:absolute;margin-left:.55pt;margin-top:608.95pt;width:161.2pt;height:74.6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zOn+wEAANUDAAAOAAAAZHJzL2Uyb0RvYy54bWysU9Fu2yAUfZ+0f0C8L3Ysp0mtOFXXrtOk&#10;rpvU7QMwxjEacBmQ2NnX74LdNNrepvkBAdf33HvOPWxvRq3IUTgvwdR0ucgpEYZDK82+pt+/Pbzb&#10;UO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" filled="f" stroked="f">
                      <v:textbox>
                        <w:txbxContent>
                          <w:p w14:paraId="5DFF1000" w14:textId="482A8F48" w:rsidR="00CE6BEE" w:rsidRPr="00CA683D" w:rsidRDefault="00CE6BEE" w:rsidP="00CE6BEE">
                            <w:pPr>
                              <w:rPr>
                                <w:b/>
                                <w:bCs/>
                                <w:color w:val="F2F2F2" w:themeColor="background1" w:themeShade="F2"/>
                                <w:sz w:val="56"/>
                                <w:szCs w:val="56"/>
                                <w:lang w:val="en-CA"/>
                              </w:rPr>
                            </w:pPr>
                            <w:r w:rsidRPr="00CA683D">
                              <w:rPr>
                                <w:b/>
                                <w:bCs/>
                                <w:color w:val="F2F2F2" w:themeColor="background1" w:themeShade="F2"/>
                                <w:sz w:val="56"/>
                                <w:szCs w:val="56"/>
                                <w:lang w:val="en-CA"/>
                              </w:rPr>
                              <w:t xml:space="preserve">Setting </w:t>
                            </w:r>
                            <w:proofErr w:type="gramStart"/>
                            <w:r w:rsidRPr="00CA683D">
                              <w:rPr>
                                <w:b/>
                                <w:bCs/>
                                <w:color w:val="F2F2F2" w:themeColor="background1" w:themeShade="F2"/>
                                <w:sz w:val="56"/>
                                <w:szCs w:val="56"/>
                                <w:lang w:val="en-CA"/>
                              </w:rPr>
                              <w:t>our</w:t>
                            </w:r>
                            <w:proofErr w:type="gramEnd"/>
                          </w:p>
                          <w:p w14:paraId="2E2BE253" w14:textId="3DF803C7" w:rsidR="00CE6BEE" w:rsidRPr="00CA683D" w:rsidRDefault="00CE6BEE" w:rsidP="00CE6BEE">
                            <w:pPr>
                              <w:rPr>
                                <w:b/>
                                <w:bCs/>
                                <w:color w:val="F2F2F2" w:themeColor="background1" w:themeShade="F2"/>
                                <w:sz w:val="56"/>
                                <w:szCs w:val="56"/>
                                <w:lang w:val="en-CA"/>
                              </w:rPr>
                            </w:pPr>
                            <w:r w:rsidRPr="00CA683D">
                              <w:rPr>
                                <w:b/>
                                <w:bCs/>
                                <w:color w:val="F2F2F2" w:themeColor="background1" w:themeShade="F2"/>
                                <w:sz w:val="56"/>
                                <w:szCs w:val="56"/>
                                <w:lang w:val="en-CA"/>
                              </w:rPr>
                              <w:t>direction</w:t>
                            </w:r>
                          </w:p>
                        </w:txbxContent>
                      </v:textbox>
                    </v:shape>
                  </w:pict>
                </mc:Fallback>
              </mc:AlternateContent>
            </w:r>
            <w:r w:rsidR="005773E1">
              <w:rPr>
                <w:noProof/>
              </w:rPr>
              <mc:AlternateContent>
                <mc:Choice Requires="wps">
                  <w:drawing>
                    <wp:anchor distT="0" distB="0" distL="114300" distR="114300" simplePos="0" relativeHeight="251743232" behindDoc="0" locked="0" layoutInCell="1" allowOverlap="1" wp14:anchorId="6339209D" wp14:editId="5CD1F489">
                      <wp:simplePos x="0" y="0"/>
                      <wp:positionH relativeFrom="column">
                        <wp:posOffset>3944202</wp:posOffset>
                      </wp:positionH>
                      <wp:positionV relativeFrom="paragraph">
                        <wp:posOffset>3682602</wp:posOffset>
                      </wp:positionV>
                      <wp:extent cx="1971969" cy="1207324"/>
                      <wp:effectExtent l="0" t="0" r="28575" b="31115"/>
                      <wp:wrapNone/>
                      <wp:docPr id="588749419" name="Straight Connector 15"/>
                      <wp:cNvGraphicFramePr/>
                      <a:graphic xmlns:a="http://schemas.openxmlformats.org/drawingml/2006/main">
                        <a:graphicData uri="http://schemas.microsoft.com/office/word/2010/wordprocessingShape">
                          <wps:wsp>
                            <wps:cNvCnPr/>
                            <wps:spPr>
                              <a:xfrm>
                                <a:off x="0" y="0"/>
                                <a:ext cx="1971969" cy="1207324"/>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AC491CC" id="Straight Connector 15"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5pt,289.95pt" to="465.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42208" behindDoc="0" locked="0" layoutInCell="1" allowOverlap="1" wp14:anchorId="529AFD7C" wp14:editId="50E0D82C">
                      <wp:simplePos x="0" y="0"/>
                      <wp:positionH relativeFrom="column">
                        <wp:posOffset>3555242</wp:posOffset>
                      </wp:positionH>
                      <wp:positionV relativeFrom="paragraph">
                        <wp:posOffset>850691</wp:posOffset>
                      </wp:positionV>
                      <wp:extent cx="2361290" cy="4039738"/>
                      <wp:effectExtent l="0" t="0" r="20320" b="37465"/>
                      <wp:wrapNone/>
                      <wp:docPr id="516286489" name="Straight Connector 15"/>
                      <wp:cNvGraphicFramePr/>
                      <a:graphic xmlns:a="http://schemas.openxmlformats.org/drawingml/2006/main">
                        <a:graphicData uri="http://schemas.microsoft.com/office/word/2010/wordprocessingShape">
                          <wps:wsp>
                            <wps:cNvCnPr/>
                            <wps:spPr>
                              <a:xfrm>
                                <a:off x="0" y="0"/>
                                <a:ext cx="2361290" cy="4039738"/>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4F30CDCD" id="Straight Connector 15"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95pt,67pt" to="465.9pt,3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49376" behindDoc="0" locked="0" layoutInCell="1" allowOverlap="1" wp14:anchorId="3DC5D832" wp14:editId="64F1C0F7">
                      <wp:simplePos x="0" y="0"/>
                      <wp:positionH relativeFrom="column">
                        <wp:posOffset>5636440</wp:posOffset>
                      </wp:positionH>
                      <wp:positionV relativeFrom="paragraph">
                        <wp:posOffset>4673638</wp:posOffset>
                      </wp:positionV>
                      <wp:extent cx="655608" cy="629729"/>
                      <wp:effectExtent l="0" t="0" r="0" b="0"/>
                      <wp:wrapNone/>
                      <wp:docPr id="120945690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018A81" id="Oval 6" o:spid="_x0000_s1026" style="position:absolute;margin-left:443.8pt;margin-top:368pt;width:51.6pt;height:49.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54496" behindDoc="0" locked="0" layoutInCell="1" allowOverlap="1" wp14:anchorId="5116D94F" wp14:editId="4CDEA11A">
                      <wp:simplePos x="0" y="0"/>
                      <wp:positionH relativeFrom="column">
                        <wp:posOffset>1082675</wp:posOffset>
                      </wp:positionH>
                      <wp:positionV relativeFrom="paragraph">
                        <wp:posOffset>1305956</wp:posOffset>
                      </wp:positionV>
                      <wp:extent cx="655608" cy="629729"/>
                      <wp:effectExtent l="152400" t="152400" r="144780" b="151765"/>
                      <wp:wrapNone/>
                      <wp:docPr id="63091693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1">
                                  <a:lumMod val="95000"/>
                                </a:schemeClr>
                              </a:solidFill>
                              <a:ln w="25400" cap="flat">
                                <a:noFill/>
                                <a:prstDash val="solid"/>
                                <a:miter lim="400000"/>
                              </a:ln>
                              <a:effectLst>
                                <a:glow rad="152400">
                                  <a:schemeClr val="bg1">
                                    <a:alpha val="28000"/>
                                  </a:schemeClr>
                                </a:glow>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AF3FA" id="Oval 6" o:spid="_x0000_s1026" style="position:absolute;margin-left:85.25pt;margin-top:102.85pt;width:51.6pt;height:49.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" fillcolor="#f2f2f2 [3052]"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50400" behindDoc="0" locked="0" layoutInCell="1" allowOverlap="1" wp14:anchorId="396CCD5B" wp14:editId="2984A404">
                      <wp:simplePos x="0" y="0"/>
                      <wp:positionH relativeFrom="column">
                        <wp:posOffset>3549015</wp:posOffset>
                      </wp:positionH>
                      <wp:positionV relativeFrom="paragraph">
                        <wp:posOffset>3309620</wp:posOffset>
                      </wp:positionV>
                      <wp:extent cx="655608" cy="629729"/>
                      <wp:effectExtent l="0" t="0" r="0" b="0"/>
                      <wp:wrapNone/>
                      <wp:docPr id="1037880840"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4E46B4" id="Oval 6" o:spid="_x0000_s1026" style="position:absolute;margin-left:279.45pt;margin-top:260.6pt;width:51.6pt;height:49.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ED0xXN8AAAALAQAADwAAAAAAAAAAAAAAAAAVBQAAZHJzL2Rvd25yZXYueG1sUEsFBgAAAAAEAAQA&#10;8wAAACEGA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47328" behindDoc="0" locked="0" layoutInCell="1" allowOverlap="1" wp14:anchorId="2AFA490A" wp14:editId="7C8066B9">
                      <wp:simplePos x="0" y="0"/>
                      <wp:positionH relativeFrom="column">
                        <wp:posOffset>2447925</wp:posOffset>
                      </wp:positionH>
                      <wp:positionV relativeFrom="paragraph">
                        <wp:posOffset>7099935</wp:posOffset>
                      </wp:positionV>
                      <wp:extent cx="655608" cy="629729"/>
                      <wp:effectExtent l="0" t="0" r="0" b="0"/>
                      <wp:wrapNone/>
                      <wp:docPr id="1372626994"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3667D2" id="Oval 6" o:spid="_x0000_s1026" style="position:absolute;margin-left:192.75pt;margin-top:559.05pt;width:51.6pt;height:49.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39136" behindDoc="0" locked="0" layoutInCell="1" allowOverlap="1" wp14:anchorId="0D6F5F95" wp14:editId="72F33E4F">
                      <wp:simplePos x="0" y="0"/>
                      <wp:positionH relativeFrom="column">
                        <wp:posOffset>1207697</wp:posOffset>
                      </wp:positionH>
                      <wp:positionV relativeFrom="paragraph">
                        <wp:posOffset>1268742</wp:posOffset>
                      </wp:positionV>
                      <wp:extent cx="4303395" cy="3398808"/>
                      <wp:effectExtent l="0" t="0" r="20955" b="30480"/>
                      <wp:wrapNone/>
                      <wp:docPr id="2083863707" name="Straight Connector 15"/>
                      <wp:cNvGraphicFramePr/>
                      <a:graphic xmlns:a="http://schemas.openxmlformats.org/drawingml/2006/main">
                        <a:graphicData uri="http://schemas.microsoft.com/office/word/2010/wordprocessingShape">
                          <wps:wsp>
                            <wps:cNvCnPr/>
                            <wps:spPr>
                              <a:xfrm flipH="1">
                                <a:off x="0" y="0"/>
                                <a:ext cx="4303395" cy="3398808"/>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97521CB" id="Straight Connector 15" o:spid="_x0000_s1026" style="position:absolute;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99.9pt" to="433.9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38112" behindDoc="0" locked="0" layoutInCell="1" allowOverlap="1" wp14:anchorId="5014B2A3" wp14:editId="2DC17D5E">
                      <wp:simplePos x="0" y="0"/>
                      <wp:positionH relativeFrom="column">
                        <wp:posOffset>1285336</wp:posOffset>
                      </wp:positionH>
                      <wp:positionV relativeFrom="paragraph">
                        <wp:posOffset>4796946</wp:posOffset>
                      </wp:positionV>
                      <wp:extent cx="4345137" cy="2939211"/>
                      <wp:effectExtent l="0" t="0" r="36830" b="33020"/>
                      <wp:wrapNone/>
                      <wp:docPr id="1633774240" name="Straight Connector 15"/>
                      <wp:cNvGraphicFramePr/>
                      <a:graphic xmlns:a="http://schemas.openxmlformats.org/drawingml/2006/main">
                        <a:graphicData uri="http://schemas.microsoft.com/office/word/2010/wordprocessingShape">
                          <wps:wsp>
                            <wps:cNvCnPr/>
                            <wps:spPr>
                              <a:xfrm>
                                <a:off x="0" y="0"/>
                                <a:ext cx="4345137" cy="2939211"/>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D5E50D0" id="Straight Connector 15"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pt,377.7pt" to="443.35pt,60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46304" behindDoc="0" locked="0" layoutInCell="1" allowOverlap="1" wp14:anchorId="74F8C153" wp14:editId="197D71B8">
                      <wp:simplePos x="0" y="0"/>
                      <wp:positionH relativeFrom="column">
                        <wp:posOffset>862018</wp:posOffset>
                      </wp:positionH>
                      <wp:positionV relativeFrom="paragraph">
                        <wp:posOffset>4408242</wp:posOffset>
                      </wp:positionV>
                      <wp:extent cx="655608" cy="629729"/>
                      <wp:effectExtent l="0" t="0" r="0" b="0"/>
                      <wp:wrapNone/>
                      <wp:docPr id="91087680"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A7AF27" id="Oval 6" o:spid="_x0000_s1026" style="position:absolute;margin-left:67.9pt;margin-top:347.1pt;width:51.6pt;height:49.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45280" behindDoc="0" locked="0" layoutInCell="1" allowOverlap="1" wp14:anchorId="3668B1F2" wp14:editId="5D0810E8">
                      <wp:simplePos x="0" y="0"/>
                      <wp:positionH relativeFrom="column">
                        <wp:posOffset>5261898</wp:posOffset>
                      </wp:positionH>
                      <wp:positionV relativeFrom="paragraph">
                        <wp:posOffset>844874</wp:posOffset>
                      </wp:positionV>
                      <wp:extent cx="655608" cy="629729"/>
                      <wp:effectExtent l="0" t="0" r="0" b="0"/>
                      <wp:wrapNone/>
                      <wp:docPr id="345816995"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A4F1CE" id="Oval 6" o:spid="_x0000_s1026" style="position:absolute;margin-left:414.3pt;margin-top:66.55pt;width:51.6pt;height:49.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44256" behindDoc="0" locked="0" layoutInCell="1" allowOverlap="1" wp14:anchorId="55ED79C7" wp14:editId="7D9F22D4">
                      <wp:simplePos x="0" y="0"/>
                      <wp:positionH relativeFrom="column">
                        <wp:posOffset>3242993</wp:posOffset>
                      </wp:positionH>
                      <wp:positionV relativeFrom="paragraph">
                        <wp:posOffset>526415</wp:posOffset>
                      </wp:positionV>
                      <wp:extent cx="655608" cy="629729"/>
                      <wp:effectExtent l="0" t="0" r="0" b="0"/>
                      <wp:wrapNone/>
                      <wp:docPr id="1495626139"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F8E68B" id="Oval 6" o:spid="_x0000_s1026" style="position:absolute;margin-left:255.35pt;margin-top:41.45pt;width:51.6pt;height:49.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Wgygq98AAAAKAQAADwAAAAAAAAAAAAAAAAAVBQAAZHJzL2Rvd25yZXYueG1sUEsFBgAAAAAEAAQA&#10;8wAAACEGA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41184" behindDoc="0" locked="0" layoutInCell="1" allowOverlap="1" wp14:anchorId="2D86B8B2" wp14:editId="3B6FF398">
                      <wp:simplePos x="0" y="0"/>
                      <wp:positionH relativeFrom="column">
                        <wp:posOffset>2764465</wp:posOffset>
                      </wp:positionH>
                      <wp:positionV relativeFrom="paragraph">
                        <wp:posOffset>782453</wp:posOffset>
                      </wp:positionV>
                      <wp:extent cx="786809" cy="6570463"/>
                      <wp:effectExtent l="0" t="0" r="32385" b="20955"/>
                      <wp:wrapNone/>
                      <wp:docPr id="1925959470" name="Straight Connector 15"/>
                      <wp:cNvGraphicFramePr/>
                      <a:graphic xmlns:a="http://schemas.openxmlformats.org/drawingml/2006/main">
                        <a:graphicData uri="http://schemas.microsoft.com/office/word/2010/wordprocessingShape">
                          <wps:wsp>
                            <wps:cNvCnPr/>
                            <wps:spPr>
                              <a:xfrm flipH="1">
                                <a:off x="0" y="0"/>
                                <a:ext cx="786809" cy="6570463"/>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6286B07C" id="Straight Connector 15" o:spid="_x0000_s1026" style="position:absolute;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61.6pt" to="279.6pt,5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40160" behindDoc="0" locked="0" layoutInCell="1" allowOverlap="1" wp14:anchorId="512F815B" wp14:editId="78AA619E">
                      <wp:simplePos x="0" y="0"/>
                      <wp:positionH relativeFrom="column">
                        <wp:posOffset>2764465</wp:posOffset>
                      </wp:positionH>
                      <wp:positionV relativeFrom="paragraph">
                        <wp:posOffset>1197123</wp:posOffset>
                      </wp:positionV>
                      <wp:extent cx="2869152" cy="6294474"/>
                      <wp:effectExtent l="0" t="0" r="26670" b="30480"/>
                      <wp:wrapNone/>
                      <wp:docPr id="1100663484" name="Straight Connector 15"/>
                      <wp:cNvGraphicFramePr/>
                      <a:graphic xmlns:a="http://schemas.openxmlformats.org/drawingml/2006/main">
                        <a:graphicData uri="http://schemas.microsoft.com/office/word/2010/wordprocessingShape">
                          <wps:wsp>
                            <wps:cNvCnPr/>
                            <wps:spPr>
                              <a:xfrm flipH="1">
                                <a:off x="0" y="0"/>
                                <a:ext cx="2869152" cy="6294474"/>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DD516D8" id="Straight Connector 15" o:spid="_x0000_s1026" style="position:absolute;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94.25pt" to="443.55pt,5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" strokecolor="#6b6969 [1614]" strokeweight=".5pt">
                      <v:stroke miterlimit="4" joinstyle="miter"/>
                    </v:line>
                  </w:pict>
                </mc:Fallback>
              </mc:AlternateContent>
            </w:r>
          </w:p>
        </w:tc>
      </w:tr>
    </w:tbl>
    <w:p w14:paraId="10B71D5C" w14:textId="4B8036B7" w:rsidR="003A5D6B" w:rsidRDefault="003A5D6B" w:rsidP="00B7244E"/>
    <w:tbl>
      <w:tblPr>
        <w:tblW w:w="10737" w:type="dxa"/>
        <w:tblLayout w:type="fixed"/>
        <w:tblCellMar>
          <w:left w:w="0" w:type="dxa"/>
          <w:right w:w="0" w:type="dxa"/>
        </w:tblCellMar>
        <w:tblLook w:val="0600" w:firstRow="0" w:lastRow="0" w:firstColumn="0" w:lastColumn="0" w:noHBand="1" w:noVBand="1"/>
      </w:tblPr>
      <w:tblGrid>
        <w:gridCol w:w="4481"/>
        <w:gridCol w:w="6256"/>
      </w:tblGrid>
      <w:tr w:rsidR="00536BAF" w:rsidRPr="009D2C09" w14:paraId="5287D13F" w14:textId="77777777" w:rsidTr="00536BAF">
        <w:trPr>
          <w:gridAfter w:val="1"/>
          <w:wAfter w:w="6256" w:type="dxa"/>
          <w:trHeight w:val="13"/>
        </w:trPr>
        <w:tc>
          <w:tcPr>
            <w:tcW w:w="4481" w:type="dxa"/>
            <w:tcBorders>
              <w:top w:val="single" w:sz="48" w:space="0" w:color="D83D27" w:themeColor="accent2"/>
            </w:tcBorders>
          </w:tcPr>
          <w:p w14:paraId="2880068B" w14:textId="77777777" w:rsidR="00536BAF" w:rsidRPr="009D2C09" w:rsidRDefault="00536BAF" w:rsidP="00EF2D33"/>
        </w:tc>
      </w:tr>
      <w:tr w:rsidR="00536BAF" w:rsidRPr="00620D24" w14:paraId="4D145C78" w14:textId="77777777" w:rsidTr="00536BAF">
        <w:trPr>
          <w:trHeight w:val="836"/>
        </w:trPr>
        <w:tc>
          <w:tcPr>
            <w:tcW w:w="10737" w:type="dxa"/>
            <w:gridSpan w:val="2"/>
          </w:tcPr>
          <w:p w14:paraId="20007850" w14:textId="0BE3AC7E" w:rsidR="00536BAF" w:rsidRPr="00620D24" w:rsidRDefault="00536BAF" w:rsidP="00536BAF">
            <w:pPr>
              <w:pStyle w:val="Heading1"/>
              <w:ind w:right="5913"/>
            </w:pPr>
            <w:r>
              <w:t>Risk Management Context</w:t>
            </w:r>
          </w:p>
        </w:tc>
      </w:tr>
      <w:tr w:rsidR="00536BAF" w:rsidRPr="00620D24" w14:paraId="04BF8968" w14:textId="77777777" w:rsidTr="00536BAF">
        <w:trPr>
          <w:trHeight w:val="836"/>
        </w:trPr>
        <w:tc>
          <w:tcPr>
            <w:tcW w:w="10737" w:type="dxa"/>
            <w:gridSpan w:val="2"/>
          </w:tcPr>
          <w:p w14:paraId="42FB9DDE" w14:textId="77777777" w:rsidR="00316D05" w:rsidRDefault="00316D05" w:rsidP="00316D05">
            <w:proofErr w:type="spellStart"/>
            <w:r w:rsidRPr="00805F3F">
              <w:t>ITrustU</w:t>
            </w:r>
            <w:proofErr w:type="spellEnd"/>
            <w:r w:rsidRPr="00805F3F">
              <w:t xml:space="preserve"> is a multi-product insurance company operating in Ontario, Canada, with just over 50 employees across different functions. We are part of the Tiva insurance group and provide insurance and pension products to individuals and small businesses. Membership in Tiva may provide access to additional expertise or resources, although the availability of that support requires confirmation. Our small workforce supports a substantial customer base, and our operations depend on technology and third-party services. Our operations include policy sales, premium collection, claims processing, customer account management, and investment of premiums to support operating costs and policyholder obligations. </w:t>
            </w:r>
          </w:p>
          <w:p w14:paraId="02DE75B8" w14:textId="77777777" w:rsidR="00316D05" w:rsidRPr="00805F3F" w:rsidRDefault="00316D05" w:rsidP="00316D05"/>
          <w:p w14:paraId="49E41CB3" w14:textId="2F5C62CC" w:rsidR="00316D05" w:rsidRDefault="00316D05" w:rsidP="00316D05">
            <w:r w:rsidRPr="00805F3F">
              <w:t>The onset of the COVID-19 pandemic introduces pressures that our existing risk management plan did not anticipate. After completing the Riskiness Index for our company across four different segments (Financial, Infrastructure, Reputation, Market</w:t>
            </w:r>
            <w:r w:rsidR="001F5074">
              <w:t>ing</w:t>
            </w:r>
            <w:r w:rsidRPr="00805F3F">
              <w:t>), our index stands at 55 out of 80. Among these four segments, our market</w:t>
            </w:r>
            <w:r w:rsidR="00FA7A1B">
              <w:t>ing</w:t>
            </w:r>
            <w:r w:rsidRPr="00805F3F">
              <w:t xml:space="preserve"> and reputation risks </w:t>
            </w:r>
            <w:proofErr w:type="gramStart"/>
            <w:r w:rsidRPr="00805F3F">
              <w:t>score</w:t>
            </w:r>
            <w:proofErr w:type="gramEnd"/>
            <w:r w:rsidRPr="00805F3F">
              <w:t xml:space="preserve"> the highest, with indices of 15 and 14, followed by infrastructure and financial risks, which each </w:t>
            </w:r>
            <w:proofErr w:type="gramStart"/>
            <w:r w:rsidRPr="00805F3F">
              <w:t>score</w:t>
            </w:r>
            <w:proofErr w:type="gramEnd"/>
            <w:r w:rsidRPr="00805F3F">
              <w:t xml:space="preserve"> 13 out of 20. These results indicate substantial exposure across all four segments. IT resilience is our highest-rated individual risk at 5/5, despite Infrastructure having a lower overall total. Investment volatility, changing premium income, and claims obligations may also place pressure on liquidity and reserves. Considering the size of our company and our customer base, we should invest in mitigating risk and preparing for foreseeable disruptions. </w:t>
            </w:r>
          </w:p>
          <w:p w14:paraId="39354877" w14:textId="77777777" w:rsidR="00316D05" w:rsidRPr="00805F3F" w:rsidRDefault="00316D05" w:rsidP="00316D05"/>
          <w:p w14:paraId="4F2DCAB4" w14:textId="5F7CEDA1" w:rsidR="00316D05" w:rsidRDefault="00316D05" w:rsidP="00316D05">
            <w:r w:rsidRPr="00805F3F">
              <w:t xml:space="preserve">We </w:t>
            </w:r>
            <w:r w:rsidR="001F5074">
              <w:t>have several</w:t>
            </w:r>
            <w:r w:rsidRPr="00805F3F">
              <w:t xml:space="preserve"> federal and provincial requirements </w:t>
            </w:r>
            <w:r w:rsidR="001F5074">
              <w:t xml:space="preserve">that </w:t>
            </w:r>
            <w:r w:rsidRPr="00805F3F">
              <w:t>apply to our company across different segments. Failure to satisfy applicable regulatory standards may affect our reputation and marketplace position and expose us to regulatory action.</w:t>
            </w:r>
            <w:r>
              <w:t xml:space="preserve"> </w:t>
            </w:r>
            <w:r w:rsidRPr="00805F3F">
              <w:t xml:space="preserve">These requirements include PIPEDA (Personal Information Protection and Electronic Documents Act; Government of Canada, 2000), Ontario insurance requirements overseen by the Financial Services Regulatory Authority of Ontario (FSRA, n.d.), and applicable anti-money-laundering obligations for our life-insurance activities overseen by FINTRAC (Financial Transactions and Reports Analysis Centre of Canada, n.d.). OSFI (Office of the Superintendent of Financial Institutions, n.d.) supervises federally regulated insurers; its applicability to </w:t>
            </w:r>
            <w:proofErr w:type="spellStart"/>
            <w:r w:rsidRPr="00805F3F">
              <w:t>ITrustU</w:t>
            </w:r>
            <w:proofErr w:type="spellEnd"/>
            <w:r w:rsidRPr="00805F3F">
              <w:t xml:space="preserve"> requires confirmation. These bodies have different responsibilities, so we need to identify the requirements relevant to our activities and maintain compliance as work arrangements change.</w:t>
            </w:r>
          </w:p>
          <w:p w14:paraId="7914B2CD" w14:textId="77777777" w:rsidR="00316D05" w:rsidRPr="00805F3F" w:rsidRDefault="00316D05" w:rsidP="00316D05"/>
          <w:p w14:paraId="2AC646C4" w14:textId="2D2370CE" w:rsidR="00316D05" w:rsidRDefault="00316D05" w:rsidP="00316D05">
            <w:r w:rsidRPr="00805F3F">
              <w:t xml:space="preserve">Our reliance on office-based equipment and on-site servers may limit remote access, while external providers may experience staffing shortages, delayed services, or business closures. With remote staff and a small team covering claims and IT, we could struggle to maintain essential services and effective oversight. Preparing in advance </w:t>
            </w:r>
            <w:r w:rsidR="001F5074">
              <w:t>for this pivot will</w:t>
            </w:r>
            <w:r w:rsidRPr="00805F3F">
              <w:t xml:space="preserve"> help. For example, staff training, secure access to company resources, and well-kept documentation could support continuity and compliance as working arrangements change. These pressures may occur together, disrupting claims processing and premium collection while affecting customer information and trust. </w:t>
            </w:r>
          </w:p>
          <w:p w14:paraId="1B16FA39" w14:textId="77777777" w:rsidR="00316D05" w:rsidRPr="00805F3F" w:rsidRDefault="00316D05" w:rsidP="00316D05"/>
          <w:p w14:paraId="1DA2AC7A" w14:textId="5B8A1401" w:rsidR="00536BAF" w:rsidRPr="00536BAF" w:rsidRDefault="00316D05" w:rsidP="00316D05">
            <w:pPr>
              <w:rPr>
                <w:szCs w:val="22"/>
              </w:rPr>
            </w:pPr>
            <w:r w:rsidRPr="00805F3F">
              <w:t>Overall, by updating our existing risk management plan, we can better understand our weak points and areas of exposure. Having a plan to mitigate these risks can improve our ability to respond and recover if disruptions occur, while reducing their likelihood or consequences where possible. This context guides the strategy, risk appetite, resources, and protocols developed in the following Risk Agenda sections.</w:t>
            </w:r>
          </w:p>
        </w:tc>
      </w:tr>
    </w:tbl>
    <w:p w14:paraId="021D7F98" w14:textId="77777777" w:rsidR="00536BAF" w:rsidRDefault="00536BAF" w:rsidP="00B7244E"/>
    <w:p w14:paraId="393815AF" w14:textId="77777777" w:rsidR="00536BAF" w:rsidRDefault="00536BAF" w:rsidP="00B7244E"/>
    <w:p w14:paraId="431A8A28" w14:textId="77777777" w:rsidR="00536BAF" w:rsidRDefault="00536BAF" w:rsidP="00B7244E"/>
    <w:p w14:paraId="7A46057C" w14:textId="6B4D4F05" w:rsidR="00536BAF" w:rsidRDefault="00536BAF">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536BAF" w:rsidRPr="009D2C09" w14:paraId="1D3265C2" w14:textId="77777777" w:rsidTr="00C016BB">
        <w:trPr>
          <w:gridAfter w:val="1"/>
          <w:wAfter w:w="6256" w:type="dxa"/>
          <w:trHeight w:val="13"/>
        </w:trPr>
        <w:tc>
          <w:tcPr>
            <w:tcW w:w="4481" w:type="dxa"/>
            <w:tcBorders>
              <w:top w:val="single" w:sz="48" w:space="0" w:color="D83D27" w:themeColor="accent2"/>
            </w:tcBorders>
          </w:tcPr>
          <w:p w14:paraId="3A95BAF7" w14:textId="6A1828FD" w:rsidR="00536BAF" w:rsidRPr="009D2C09" w:rsidRDefault="00536BAF" w:rsidP="00EF2D33"/>
        </w:tc>
      </w:tr>
      <w:tr w:rsidR="00536BAF" w:rsidRPr="00620D24" w14:paraId="0777C877" w14:textId="77777777" w:rsidTr="00C016BB">
        <w:trPr>
          <w:trHeight w:val="553"/>
        </w:trPr>
        <w:tc>
          <w:tcPr>
            <w:tcW w:w="10737" w:type="dxa"/>
            <w:gridSpan w:val="2"/>
          </w:tcPr>
          <w:p w14:paraId="534B3687" w14:textId="0C8A3D2B" w:rsidR="00536BAF" w:rsidRPr="00620D24" w:rsidRDefault="00536BAF" w:rsidP="00C016BB">
            <w:pPr>
              <w:pStyle w:val="Heading1"/>
            </w:pPr>
            <w:r>
              <w:t>Risk Strategy</w:t>
            </w:r>
          </w:p>
        </w:tc>
      </w:tr>
      <w:tr w:rsidR="00C016BB" w:rsidRPr="00620D24" w14:paraId="0A6DFDA1" w14:textId="77777777" w:rsidTr="00C016BB">
        <w:trPr>
          <w:trHeight w:val="695"/>
        </w:trPr>
        <w:tc>
          <w:tcPr>
            <w:tcW w:w="10737" w:type="dxa"/>
            <w:gridSpan w:val="2"/>
          </w:tcPr>
          <w:p w14:paraId="0A040740" w14:textId="059226B0" w:rsidR="00FC4D04" w:rsidRDefault="00FC4D04" w:rsidP="00AE78A8">
            <w:pPr>
              <w:rPr>
                <w:sz w:val="32"/>
                <w:szCs w:val="32"/>
                <w:lang w:val="en-CA"/>
              </w:rPr>
            </w:pPr>
            <w:r>
              <w:rPr>
                <w:sz w:val="32"/>
                <w:szCs w:val="32"/>
                <w:lang w:val="en-CA"/>
              </w:rPr>
              <w:t>PURPOSE AND OBJECTIVES</w:t>
            </w:r>
          </w:p>
          <w:p w14:paraId="62A6EB6E" w14:textId="77777777" w:rsidR="00FC4D04" w:rsidRDefault="00FC4D04" w:rsidP="00AE78A8">
            <w:pPr>
              <w:rPr>
                <w:szCs w:val="22"/>
                <w:lang w:val="en-CA"/>
              </w:rPr>
            </w:pPr>
          </w:p>
          <w:p w14:paraId="1C159B45" w14:textId="77777777" w:rsidR="00FC4D04" w:rsidRPr="00FC4D04" w:rsidRDefault="00FC4D04" w:rsidP="00AE78A8">
            <w:pPr>
              <w:spacing w:after="140"/>
              <w:rPr>
                <w:color w:val="0D0D0D" w:themeColor="text1" w:themeTint="F2"/>
                <w:szCs w:val="22"/>
                <w:lang w:val="en-CA"/>
              </w:rPr>
            </w:pPr>
            <w:r w:rsidRPr="00FC4D04">
              <w:rPr>
                <w:color w:val="0D0D0D" w:themeColor="text1" w:themeTint="F2"/>
                <w:szCs w:val="22"/>
                <w:lang w:val="en-CA"/>
              </w:rPr>
              <w:t>Our risk management strategy is to stabilize essential operations during the COVID-19 pandemic while protecting our employees, customer information, and ability to meet policyholder obligations. Our priorities are to maintain claims processing, premium collection, and customer support, with the financial resources and technology needed to keep these services running.</w:t>
            </w:r>
          </w:p>
          <w:p w14:paraId="6497DE58" w14:textId="743CC691" w:rsidR="00FC4D04" w:rsidRPr="00FC4D04" w:rsidRDefault="00FC4D04" w:rsidP="00AE78A8">
            <w:pPr>
              <w:spacing w:after="140"/>
              <w:rPr>
                <w:color w:val="0D0D0D" w:themeColor="text1" w:themeTint="F2"/>
                <w:szCs w:val="22"/>
                <w:lang w:val="en-CA"/>
              </w:rPr>
            </w:pPr>
            <w:r w:rsidRPr="00FC4D04">
              <w:rPr>
                <w:color w:val="0D0D0D" w:themeColor="text1" w:themeTint="F2"/>
                <w:szCs w:val="22"/>
                <w:lang w:val="en-CA"/>
              </w:rPr>
              <w:t>Growth initiatives will be postponed until our routine operations have been reorganized and stabilized. We will continue to consider investments needed to support these operations, including digital improvements that may also support future growth.</w:t>
            </w:r>
            <w:r>
              <w:rPr>
                <w:color w:val="0D0D0D" w:themeColor="text1" w:themeTint="F2"/>
                <w:sz w:val="24"/>
                <w:szCs w:val="24"/>
                <w:lang w:val="en-CA"/>
              </w:rPr>
              <w:br/>
            </w:r>
            <w:r>
              <w:rPr>
                <w:color w:val="0D0D0D" w:themeColor="text1" w:themeTint="F2"/>
                <w:sz w:val="24"/>
                <w:szCs w:val="24"/>
                <w:lang w:val="en-CA"/>
              </w:rPr>
              <w:br/>
            </w:r>
            <w:r>
              <w:rPr>
                <w:color w:val="0D0D0D" w:themeColor="text1" w:themeTint="F2"/>
                <w:sz w:val="32"/>
                <w:szCs w:val="32"/>
                <w:lang w:val="en-CA"/>
              </w:rPr>
              <w:t>OVERALL APPROACH</w:t>
            </w:r>
            <w:r>
              <w:rPr>
                <w:color w:val="0D0D0D" w:themeColor="text1" w:themeTint="F2"/>
                <w:sz w:val="32"/>
                <w:szCs w:val="32"/>
                <w:lang w:val="en-CA"/>
              </w:rPr>
              <w:br/>
            </w:r>
            <w:r>
              <w:rPr>
                <w:color w:val="0D0D0D" w:themeColor="text1" w:themeTint="F2"/>
                <w:szCs w:val="22"/>
                <w:lang w:val="en-CA"/>
              </w:rPr>
              <w:br/>
            </w:r>
            <w:r w:rsidRPr="00FC4D04">
              <w:rPr>
                <w:color w:val="0D0D0D" w:themeColor="text1" w:themeTint="F2"/>
                <w:szCs w:val="22"/>
                <w:lang w:val="en-CA"/>
              </w:rPr>
              <w:t>We will take a proactive and coordinated approach, using the Riskiness Index to guide further assessment and decisions about resources. The timing of our response will depend on the urgency of each issue, its potential consequences, and whether other changes need to happen first. The first three months will focus on immediate needs, including workforce adjustments. Longer-term improvements may extend beyond this period, and changes that work well may become part of our ongoing practices.</w:t>
            </w:r>
          </w:p>
          <w:p w14:paraId="3139C085" w14:textId="77777777" w:rsidR="00FC4D04" w:rsidRPr="00FC4D04" w:rsidRDefault="00FC4D04" w:rsidP="00AE78A8">
            <w:pPr>
              <w:spacing w:after="140"/>
              <w:rPr>
                <w:color w:val="0D0D0D" w:themeColor="text1" w:themeTint="F2"/>
                <w:szCs w:val="22"/>
                <w:lang w:val="en-CA"/>
              </w:rPr>
            </w:pPr>
            <w:r w:rsidRPr="00FC4D04">
              <w:rPr>
                <w:color w:val="0D0D0D" w:themeColor="text1" w:themeTint="F2"/>
                <w:szCs w:val="22"/>
                <w:lang w:val="en-CA"/>
              </w:rPr>
              <w:t>Operational changes will be assessed, tested, and introduced in manageable stages. Increased use of cloud services may help employees work remotely and improve our ability to maintain services. Before making these changes, we need to consider security, costs, staff training, possible service disruption, and our reliance on external providers.</w:t>
            </w:r>
          </w:p>
          <w:p w14:paraId="0F9B6D09" w14:textId="77777777" w:rsidR="00FC4D04" w:rsidRPr="00FC4D04" w:rsidRDefault="00FC4D04" w:rsidP="00AE78A8">
            <w:pPr>
              <w:spacing w:after="140"/>
              <w:rPr>
                <w:color w:val="0D0D0D" w:themeColor="text1" w:themeTint="F2"/>
                <w:szCs w:val="22"/>
                <w:lang w:val="en-CA"/>
              </w:rPr>
            </w:pPr>
            <w:r w:rsidRPr="00FC4D04">
              <w:rPr>
                <w:color w:val="0D0D0D" w:themeColor="text1" w:themeTint="F2"/>
                <w:szCs w:val="22"/>
                <w:lang w:val="en-CA"/>
              </w:rPr>
              <w:t>We are willing to accept some carefully managed risks when changes help us maintain essential services. These may include additional costs, time for employees to learn new systems, and limited temporary disruption. We will use controls and oversight to limit risks to employee well-being, customer information, service continuity, and our financial position.</w:t>
            </w:r>
          </w:p>
          <w:p w14:paraId="491E306F" w14:textId="2D42BC46" w:rsidR="00FC4D04" w:rsidRPr="00FC4D04" w:rsidRDefault="00FC4D04" w:rsidP="00AE78A8">
            <w:pPr>
              <w:spacing w:after="140"/>
              <w:rPr>
                <w:color w:val="0D0D0D" w:themeColor="text1" w:themeTint="F2"/>
                <w:szCs w:val="22"/>
                <w:lang w:val="en-CA"/>
              </w:rPr>
            </w:pPr>
            <w:r w:rsidRPr="00FC4D04">
              <w:rPr>
                <w:color w:val="0D0D0D" w:themeColor="text1" w:themeTint="F2"/>
                <w:szCs w:val="22"/>
                <w:lang w:val="en-CA"/>
              </w:rPr>
              <w:t>We will avoid growth initiatives that take resources away from stabilizing operations. Changes that exceed our agreed risk limits will require further assessment and approval before proceeding. The Risk Attitude and Appetite section will define these limits.</w:t>
            </w:r>
            <w:r>
              <w:rPr>
                <w:color w:val="0D0D0D" w:themeColor="text1" w:themeTint="F2"/>
                <w:szCs w:val="22"/>
                <w:lang w:val="en-CA"/>
              </w:rPr>
              <w:br/>
            </w:r>
            <w:r>
              <w:rPr>
                <w:color w:val="0D0D0D" w:themeColor="text1" w:themeTint="F2"/>
                <w:szCs w:val="22"/>
                <w:lang w:val="en-CA"/>
              </w:rPr>
              <w:br/>
            </w:r>
            <w:r>
              <w:rPr>
                <w:color w:val="0D0D0D" w:themeColor="text1" w:themeTint="F2"/>
                <w:sz w:val="32"/>
                <w:szCs w:val="32"/>
                <w:lang w:val="en-CA"/>
              </w:rPr>
              <w:t>STRATEGIC PRIORITIES</w:t>
            </w:r>
            <w:r>
              <w:rPr>
                <w:color w:val="0D0D0D" w:themeColor="text1" w:themeTint="F2"/>
                <w:szCs w:val="22"/>
                <w:lang w:val="en-CA"/>
              </w:rPr>
              <w:br/>
            </w:r>
            <w:r>
              <w:rPr>
                <w:color w:val="0D0D0D" w:themeColor="text1" w:themeTint="F2"/>
                <w:szCs w:val="22"/>
                <w:lang w:val="en-CA"/>
              </w:rPr>
              <w:br/>
            </w:r>
            <w:r w:rsidRPr="00FC4D04">
              <w:rPr>
                <w:color w:val="0D0D0D" w:themeColor="text1" w:themeTint="F2"/>
                <w:szCs w:val="22"/>
                <w:lang w:val="en-CA"/>
              </w:rPr>
              <w:t xml:space="preserve">The findings </w:t>
            </w:r>
            <w:r w:rsidR="001F5074">
              <w:rPr>
                <w:color w:val="0D0D0D" w:themeColor="text1" w:themeTint="F2"/>
                <w:szCs w:val="22"/>
                <w:lang w:val="en-CA"/>
              </w:rPr>
              <w:t xml:space="preserve">of our Riskiness Index </w:t>
            </w:r>
            <w:r w:rsidRPr="00FC4D04">
              <w:rPr>
                <w:color w:val="0D0D0D" w:themeColor="text1" w:themeTint="F2"/>
                <w:szCs w:val="22"/>
                <w:lang w:val="en-CA"/>
              </w:rPr>
              <w:t>point to several priorities: secure and reliable systems, stronger financial controls, adequate liquidity and reserves, staff and supplier availability, clear customer communication, and the ability to respond to changing demand.</w:t>
            </w:r>
          </w:p>
          <w:p w14:paraId="052A7BB4" w14:textId="01AE9860" w:rsidR="00FC4D04" w:rsidRDefault="00FC4D04" w:rsidP="00AE78A8">
            <w:pPr>
              <w:spacing w:after="140"/>
              <w:rPr>
                <w:color w:val="0D0D0D" w:themeColor="text1" w:themeTint="F2"/>
                <w:szCs w:val="22"/>
                <w:lang w:val="en-CA"/>
              </w:rPr>
            </w:pPr>
            <w:r w:rsidRPr="00FC4D04">
              <w:rPr>
                <w:color w:val="0D0D0D" w:themeColor="text1" w:themeTint="F2"/>
                <w:szCs w:val="22"/>
                <w:lang w:val="en-CA"/>
              </w:rPr>
              <w:t>We also need to consider how these risks affect one another. An IT failure or supplier disruption could affect revenue, claims processing, customer information, and trust at the same time. Our priorities will therefore reflect both the index scores and the urgency and wider effects of each risk.</w:t>
            </w:r>
          </w:p>
          <w:p w14:paraId="1A5D1A8B" w14:textId="77777777" w:rsidR="00AE78A8" w:rsidRDefault="00AE78A8" w:rsidP="00AE78A8">
            <w:pPr>
              <w:spacing w:after="140"/>
              <w:rPr>
                <w:color w:val="0D0D0D" w:themeColor="text1" w:themeTint="F2"/>
                <w:szCs w:val="22"/>
                <w:lang w:val="en-CA"/>
              </w:rPr>
            </w:pPr>
          </w:p>
          <w:p w14:paraId="48255B11" w14:textId="77777777" w:rsidR="00AE78A8" w:rsidRDefault="00AE78A8" w:rsidP="00AE78A8">
            <w:pPr>
              <w:spacing w:after="140"/>
              <w:rPr>
                <w:color w:val="0D0D0D" w:themeColor="text1" w:themeTint="F2"/>
                <w:szCs w:val="22"/>
                <w:lang w:val="en-CA"/>
              </w:rPr>
            </w:pPr>
          </w:p>
          <w:p w14:paraId="5572ACED" w14:textId="77777777" w:rsidR="00AE78A8" w:rsidRDefault="00AE78A8" w:rsidP="00AE78A8">
            <w:pPr>
              <w:spacing w:after="140"/>
              <w:rPr>
                <w:color w:val="0D0D0D" w:themeColor="text1" w:themeTint="F2"/>
                <w:szCs w:val="22"/>
                <w:lang w:val="en-CA"/>
              </w:rPr>
            </w:pPr>
          </w:p>
          <w:p w14:paraId="565096B3" w14:textId="01406A07" w:rsidR="00FC4D04" w:rsidRPr="00FC4D04" w:rsidRDefault="00FC4D04" w:rsidP="00AE78A8">
            <w:pPr>
              <w:spacing w:after="140"/>
              <w:rPr>
                <w:color w:val="0D0D0D" w:themeColor="text1" w:themeTint="F2"/>
                <w:szCs w:val="22"/>
                <w:lang w:val="en-CA"/>
              </w:rPr>
            </w:pPr>
            <w:r>
              <w:rPr>
                <w:color w:val="0D0D0D" w:themeColor="text1" w:themeTint="F2"/>
                <w:szCs w:val="22"/>
                <w:lang w:val="en-CA"/>
              </w:rPr>
              <w:br/>
            </w:r>
            <w:r>
              <w:rPr>
                <w:color w:val="0D0D0D" w:themeColor="text1" w:themeTint="F2"/>
                <w:sz w:val="32"/>
                <w:szCs w:val="32"/>
                <w:lang w:val="en-CA"/>
              </w:rPr>
              <w:t>INTEGRATION INTO BUSINESS DECISIONS</w:t>
            </w:r>
            <w:r>
              <w:rPr>
                <w:color w:val="0D0D0D" w:themeColor="text1" w:themeTint="F2"/>
                <w:szCs w:val="22"/>
                <w:lang w:val="en-CA"/>
              </w:rPr>
              <w:br/>
            </w:r>
            <w:r>
              <w:rPr>
                <w:color w:val="0D0D0D" w:themeColor="text1" w:themeTint="F2"/>
                <w:szCs w:val="22"/>
                <w:lang w:val="en-CA"/>
              </w:rPr>
              <w:lastRenderedPageBreak/>
              <w:br/>
            </w:r>
            <w:r w:rsidRPr="00FC4D04">
              <w:rPr>
                <w:color w:val="0D0D0D" w:themeColor="text1" w:themeTint="F2"/>
                <w:szCs w:val="22"/>
                <w:lang w:val="en-CA"/>
              </w:rPr>
              <w:t>Risk management will inform our strategy, tactics, operations, and compliance (STOC). At the strategic level, decisions about digital investment and future growth will consider what we need to maintain services and what we can afford. Tactical decisions, such as changes to remote work or suppliers, will be assessed before they are introduced. In daily operations, risk information will help us manage staffing, claims workloads, and customer service. Compliance requirements will guide how we handle information, maintain records, and meet our obligations to policyholders.</w:t>
            </w:r>
          </w:p>
          <w:p w14:paraId="15603212" w14:textId="77777777" w:rsidR="00FC4D04" w:rsidRPr="00FC4D04" w:rsidRDefault="00FC4D04" w:rsidP="00AE78A8">
            <w:pPr>
              <w:spacing w:after="140"/>
              <w:rPr>
                <w:color w:val="0D0D0D" w:themeColor="text1" w:themeTint="F2"/>
                <w:szCs w:val="22"/>
                <w:lang w:val="en-CA"/>
              </w:rPr>
            </w:pPr>
            <w:r w:rsidRPr="00FC4D04">
              <w:rPr>
                <w:color w:val="0D0D0D" w:themeColor="text1" w:themeTint="F2"/>
                <w:szCs w:val="22"/>
                <w:lang w:val="en-CA"/>
              </w:rPr>
              <w:t>The Risk Resources section will identify what we need to support these priorities. The Risk Protocols section will explain how we assess, manage, document, and report risks. Together, these sections will help us make decisions that support our objectives and remain within our agreed limits.</w:t>
            </w:r>
            <w:r>
              <w:rPr>
                <w:color w:val="0D0D0D" w:themeColor="text1" w:themeTint="F2"/>
                <w:szCs w:val="22"/>
                <w:lang w:val="en-CA"/>
              </w:rPr>
              <w:br/>
            </w:r>
            <w:r>
              <w:rPr>
                <w:color w:val="0D0D0D" w:themeColor="text1" w:themeTint="F2"/>
                <w:szCs w:val="22"/>
                <w:lang w:val="en-CA"/>
              </w:rPr>
              <w:br/>
            </w:r>
            <w:r>
              <w:rPr>
                <w:color w:val="0D0D0D" w:themeColor="text1" w:themeTint="F2"/>
                <w:sz w:val="32"/>
                <w:szCs w:val="32"/>
                <w:lang w:val="en-CA"/>
              </w:rPr>
              <w:t>LEADERSHIP AND ORGANIZATIONAL COMMITMENT</w:t>
            </w:r>
            <w:r>
              <w:rPr>
                <w:color w:val="0D0D0D" w:themeColor="text1" w:themeTint="F2"/>
                <w:szCs w:val="22"/>
                <w:lang w:val="en-CA"/>
              </w:rPr>
              <w:br/>
            </w:r>
            <w:r>
              <w:rPr>
                <w:color w:val="0D0D0D" w:themeColor="text1" w:themeTint="F2"/>
                <w:szCs w:val="22"/>
                <w:lang w:val="en-CA"/>
              </w:rPr>
              <w:br/>
            </w:r>
            <w:r w:rsidRPr="00FC4D04">
              <w:rPr>
                <w:color w:val="0D0D0D" w:themeColor="text1" w:themeTint="F2"/>
                <w:szCs w:val="22"/>
                <w:lang w:val="en-CA"/>
              </w:rPr>
              <w:t>Executive management will support the strategy and establish a crisis leadership team with representatives from the relevant business functions. This team will coordinate our pandemic response and approve urgent operational changes within agreed spending, resource, and risk limits. Decisions outside its authority will be referred to executive management.</w:t>
            </w:r>
          </w:p>
          <w:p w14:paraId="17F99899" w14:textId="77777777" w:rsidR="00FC4D04" w:rsidRPr="00FC4D04" w:rsidRDefault="00FC4D04" w:rsidP="00AE78A8">
            <w:pPr>
              <w:spacing w:after="140"/>
              <w:rPr>
                <w:color w:val="0D0D0D" w:themeColor="text1" w:themeTint="F2"/>
                <w:szCs w:val="22"/>
                <w:lang w:val="en-CA"/>
              </w:rPr>
            </w:pPr>
            <w:r w:rsidRPr="00FC4D04">
              <w:rPr>
                <w:color w:val="0D0D0D" w:themeColor="text1" w:themeTint="F2"/>
                <w:szCs w:val="22"/>
                <w:lang w:val="en-CA"/>
              </w:rPr>
              <w:t>Functional managers will remain responsible for risks in their areas and for identifying how their decisions may affect other departments. We will consider support from Tiva and outside specialists where additional resources or expertise would help. However, we need to confirm that this support is available and understand its terms before relying on it. Outsourcing work does not remove our responsibility for managing the associated risks.</w:t>
            </w:r>
            <w:r>
              <w:rPr>
                <w:color w:val="0D0D0D" w:themeColor="text1" w:themeTint="F2"/>
                <w:szCs w:val="22"/>
                <w:lang w:val="en-CA"/>
              </w:rPr>
              <w:br/>
            </w:r>
            <w:r>
              <w:rPr>
                <w:color w:val="0D0D0D" w:themeColor="text1" w:themeTint="F2"/>
                <w:szCs w:val="22"/>
                <w:lang w:val="en-CA"/>
              </w:rPr>
              <w:br/>
            </w:r>
            <w:r>
              <w:rPr>
                <w:color w:val="0D0D0D" w:themeColor="text1" w:themeTint="F2"/>
                <w:sz w:val="32"/>
                <w:szCs w:val="32"/>
                <w:lang w:val="en-CA"/>
              </w:rPr>
              <w:t>INTENDED OUTCOMES AND REVIEW</w:t>
            </w:r>
            <w:r>
              <w:rPr>
                <w:color w:val="0D0D0D" w:themeColor="text1" w:themeTint="F2"/>
                <w:szCs w:val="22"/>
                <w:lang w:val="en-CA"/>
              </w:rPr>
              <w:br/>
            </w:r>
            <w:r>
              <w:rPr>
                <w:color w:val="0D0D0D" w:themeColor="text1" w:themeTint="F2"/>
                <w:szCs w:val="22"/>
                <w:lang w:val="en-CA"/>
              </w:rPr>
              <w:br/>
            </w:r>
            <w:r w:rsidRPr="00FC4D04">
              <w:rPr>
                <w:color w:val="0D0D0D" w:themeColor="text1" w:themeTint="F2"/>
                <w:szCs w:val="22"/>
                <w:lang w:val="en-CA"/>
              </w:rPr>
              <w:t>We want our response to result in reliable services, secure remote work, manageable workloads, stronger controls, and more informed use of resources. We can assess progress by monitoring system availability, claims waiting to be processed, staffing in essential roles, secure remote access, available funds to meet obligations, and whether controls work as intended. The supporting Risk Agenda sections will establish our starting position, measurable targets, who reports the results, and how often they are reviewed.</w:t>
            </w:r>
          </w:p>
          <w:p w14:paraId="58B2A705" w14:textId="388F7FC0" w:rsidR="00FC4D04" w:rsidRPr="001807A5" w:rsidRDefault="00FC4D04" w:rsidP="00AE78A8">
            <w:pPr>
              <w:spacing w:after="140"/>
              <w:rPr>
                <w:color w:val="0D0D0D" w:themeColor="text1" w:themeTint="F2"/>
                <w:sz w:val="24"/>
                <w:szCs w:val="24"/>
                <w:lang w:val="en-CA"/>
              </w:rPr>
            </w:pPr>
            <w:r w:rsidRPr="00FC4D04">
              <w:rPr>
                <w:color w:val="0D0D0D" w:themeColor="text1" w:themeTint="F2"/>
                <w:szCs w:val="22"/>
                <w:lang w:val="en-CA"/>
              </w:rPr>
              <w:t>The crisis leadership team will review progress regularly and after significant incidents or changes in conditions. Executive management will consider resuming growth when services are stable, staffing is adequate, controls are working, and our financial position can support it. Temporary arrangements that prove effective will be considered for ongoing use.</w:t>
            </w:r>
            <w:r>
              <w:rPr>
                <w:color w:val="0D0D0D" w:themeColor="text1" w:themeTint="F2"/>
                <w:sz w:val="24"/>
                <w:szCs w:val="24"/>
                <w:lang w:val="en-CA"/>
              </w:rPr>
              <w:br/>
            </w:r>
            <w:r>
              <w:rPr>
                <w:color w:val="0D0D0D" w:themeColor="text1" w:themeTint="F2"/>
                <w:sz w:val="24"/>
                <w:szCs w:val="24"/>
                <w:lang w:val="en-CA"/>
              </w:rPr>
              <w:br/>
            </w:r>
          </w:p>
          <w:p w14:paraId="47B42262" w14:textId="77777777" w:rsidR="00FC4D04" w:rsidRPr="00FC4D04" w:rsidRDefault="00FC4D04" w:rsidP="00FC4D04">
            <w:pPr>
              <w:spacing w:after="140" w:line="252" w:lineRule="auto"/>
              <w:rPr>
                <w:color w:val="0D0D0D" w:themeColor="text1" w:themeTint="F2"/>
                <w:szCs w:val="22"/>
                <w:lang w:val="en-CA"/>
              </w:rPr>
            </w:pPr>
          </w:p>
          <w:p w14:paraId="65F5E769" w14:textId="77777777" w:rsidR="00FC4D04" w:rsidRPr="00FC4D04" w:rsidRDefault="00FC4D04" w:rsidP="00FC4D04">
            <w:pPr>
              <w:spacing w:after="140" w:line="252" w:lineRule="auto"/>
              <w:rPr>
                <w:color w:val="0D0D0D" w:themeColor="text1" w:themeTint="F2"/>
                <w:sz w:val="32"/>
                <w:szCs w:val="32"/>
                <w:lang w:val="en-CA"/>
              </w:rPr>
            </w:pPr>
          </w:p>
          <w:p w14:paraId="00CDA692" w14:textId="77777777" w:rsidR="00FC4D04" w:rsidRPr="001807A5" w:rsidRDefault="00FC4D04" w:rsidP="00FC4D04">
            <w:pPr>
              <w:spacing w:after="140" w:line="252" w:lineRule="auto"/>
              <w:rPr>
                <w:color w:val="0D0D0D" w:themeColor="text1" w:themeTint="F2"/>
                <w:sz w:val="24"/>
                <w:szCs w:val="24"/>
                <w:lang w:val="en-CA"/>
              </w:rPr>
            </w:pPr>
          </w:p>
          <w:p w14:paraId="42D668E2" w14:textId="77777777" w:rsidR="00FC4D04" w:rsidRPr="00FC4D04" w:rsidRDefault="00FC4D04" w:rsidP="00FC4D04">
            <w:pPr>
              <w:rPr>
                <w:szCs w:val="22"/>
                <w:lang w:val="en-CA"/>
              </w:rPr>
            </w:pPr>
          </w:p>
          <w:p w14:paraId="74C6D1DD" w14:textId="25E8FC21" w:rsidR="00C016BB" w:rsidRPr="00C016BB" w:rsidRDefault="00C016BB" w:rsidP="00536BAF">
            <w:pPr>
              <w:pStyle w:val="Heading1"/>
              <w:rPr>
                <w:sz w:val="22"/>
                <w:szCs w:val="22"/>
              </w:rPr>
            </w:pPr>
          </w:p>
        </w:tc>
      </w:tr>
    </w:tbl>
    <w:p w14:paraId="0FDD5F17" w14:textId="5A998840" w:rsidR="00C016BB" w:rsidRDefault="00C016BB" w:rsidP="00B7244E"/>
    <w:p w14:paraId="64DF78C6" w14:textId="77777777" w:rsidR="00C016BB" w:rsidRDefault="00C016BB">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C016BB" w:rsidRPr="009D2C09" w14:paraId="01847370" w14:textId="77777777" w:rsidTr="00C016BB">
        <w:trPr>
          <w:gridAfter w:val="1"/>
          <w:wAfter w:w="6256" w:type="dxa"/>
          <w:trHeight w:val="13"/>
        </w:trPr>
        <w:tc>
          <w:tcPr>
            <w:tcW w:w="4481" w:type="dxa"/>
            <w:tcBorders>
              <w:top w:val="single" w:sz="48" w:space="0" w:color="D83D27" w:themeColor="accent2"/>
            </w:tcBorders>
          </w:tcPr>
          <w:p w14:paraId="6C29252F" w14:textId="77777777" w:rsidR="00C016BB" w:rsidRPr="009D2C09" w:rsidRDefault="00C016BB" w:rsidP="00EF2D33"/>
        </w:tc>
      </w:tr>
      <w:tr w:rsidR="00C016BB" w:rsidRPr="00620D24" w14:paraId="4521E783" w14:textId="77777777" w:rsidTr="00C016BB">
        <w:trPr>
          <w:trHeight w:val="1120"/>
        </w:trPr>
        <w:tc>
          <w:tcPr>
            <w:tcW w:w="10737" w:type="dxa"/>
            <w:gridSpan w:val="2"/>
          </w:tcPr>
          <w:p w14:paraId="33FB275D" w14:textId="6C72216B" w:rsidR="00C016BB" w:rsidRPr="00620D24" w:rsidRDefault="00C016BB" w:rsidP="00C016BB">
            <w:pPr>
              <w:pStyle w:val="Heading1"/>
              <w:ind w:right="5063"/>
            </w:pPr>
            <w:r>
              <w:t>Risk Attitude &amp; Appetite</w:t>
            </w:r>
          </w:p>
        </w:tc>
      </w:tr>
      <w:tr w:rsidR="00C016BB" w:rsidRPr="00620D24" w14:paraId="2CF72098" w14:textId="77777777" w:rsidTr="00C016BB">
        <w:trPr>
          <w:trHeight w:val="836"/>
        </w:trPr>
        <w:tc>
          <w:tcPr>
            <w:tcW w:w="10737" w:type="dxa"/>
            <w:gridSpan w:val="2"/>
          </w:tcPr>
          <w:p w14:paraId="73D68EC3" w14:textId="46A9B058" w:rsidR="00FC4D04" w:rsidRPr="003E1E64" w:rsidRDefault="00FC4D04" w:rsidP="00AE78A8">
            <w:pPr>
              <w:spacing w:after="160"/>
              <w:rPr>
                <w:lang w:val="en-CA"/>
              </w:rPr>
            </w:pPr>
            <w:r w:rsidRPr="003E1E64">
              <w:rPr>
                <w:lang w:val="en-CA"/>
              </w:rPr>
              <w:t xml:space="preserve">Our primary goal is to stabilize essential operations during a critical global pandemic. We need to adapt to rapidly changing customer demand and a highly volatile market while maintaining coordinated and secure company operations as we shift to a remote workflow. </w:t>
            </w:r>
            <w:r w:rsidRPr="00277C89">
              <w:t>We are prepared to accept carefully managed additional costs as we provide staff training to meet changing needs while limiting temporary disruptions to customer service.</w:t>
            </w:r>
          </w:p>
          <w:p w14:paraId="092FD33E" w14:textId="77777777" w:rsidR="00FC4D04" w:rsidRPr="003E1E64" w:rsidRDefault="00FC4D04" w:rsidP="00AE78A8">
            <w:pPr>
              <w:spacing w:after="160"/>
              <w:rPr>
                <w:lang w:val="en-CA"/>
              </w:rPr>
            </w:pPr>
            <w:r w:rsidRPr="003E1E64">
              <w:rPr>
                <w:lang w:val="en-CA"/>
              </w:rPr>
              <w:t>Service quality may decline because of increased workloads and supply chain disruptions. Staff will need time to adapt to working from home, set up systems to the required standards, and complete necessary training. These disruptions could affect our company’s reputation. Support from Tiva may help recovery, but its availability remains to be confirmed. Temporary service delays may be tolerated within approved limits.</w:t>
            </w:r>
          </w:p>
          <w:p w14:paraId="0AC7A381" w14:textId="77777777" w:rsidR="00FC4D04" w:rsidRPr="003E1E64" w:rsidRDefault="00FC4D04" w:rsidP="00AE78A8">
            <w:pPr>
              <w:spacing w:after="160"/>
              <w:rPr>
                <w:lang w:val="en-CA"/>
              </w:rPr>
            </w:pPr>
            <w:r w:rsidRPr="003E1E64">
              <w:rPr>
                <w:lang w:val="en-CA"/>
              </w:rPr>
              <w:t xml:space="preserve">Risks of confidential data leaks and system damage should be minimized. Security should be the priority when choosing remote-work procedures. Such incidents could have a much greater impact on our organizational reputation and finances than a slight decline in service quality. Our organization must maintain a low tolerance for gaps in essential roles. </w:t>
            </w:r>
            <w:r w:rsidRPr="00422CAC">
              <w:t>We should prioritize retaining and supporting existing employees while remaining prepared to recruit and train replacements where necessary.</w:t>
            </w:r>
          </w:p>
          <w:p w14:paraId="4205308C" w14:textId="04DF3156" w:rsidR="00FC4D04" w:rsidRPr="00422CAC" w:rsidRDefault="00FC4D04" w:rsidP="00AE78A8">
            <w:pPr>
              <w:spacing w:after="160"/>
              <w:rPr>
                <w:lang w:val="en-CA"/>
              </w:rPr>
            </w:pPr>
            <w:r w:rsidRPr="003E1E64">
              <w:rPr>
                <w:lang w:val="en-CA"/>
              </w:rPr>
              <w:t xml:space="preserve">Financial risk should remain within </w:t>
            </w:r>
            <w:r>
              <w:t>our</w:t>
            </w:r>
            <w:r w:rsidRPr="003E1E64">
              <w:rPr>
                <w:lang w:val="en-CA"/>
              </w:rPr>
              <w:t xml:space="preserve"> ability to absorb losses while continuing to pay claims and fund essential operations. Our financial risk appetite depends on the assets available to absorb losses, any confirmed government funding, and the financial and technical support we can confirm with Tiva. A volatile market may require us to sell investments to meet immediate cash needs, potentially sacrificing long-term returns or realizing losses.</w:t>
            </w:r>
            <w:r>
              <w:rPr>
                <w:lang w:val="en-CA"/>
              </w:rPr>
              <w:br/>
            </w:r>
            <w:r>
              <w:rPr>
                <w:lang w:val="en-CA"/>
              </w:rPr>
              <w:br/>
            </w:r>
            <w:r w:rsidRPr="00FC4D04">
              <w:rPr>
                <w:sz w:val="32"/>
                <w:szCs w:val="32"/>
                <w:lang w:val="en-GB"/>
              </w:rPr>
              <w:t>RISK BENCHMARK TESTS</w:t>
            </w:r>
            <w:r>
              <w:rPr>
                <w:szCs w:val="22"/>
                <w:lang w:val="en-GB"/>
              </w:rPr>
              <w:t xml:space="preserve"> </w:t>
            </w:r>
            <w:r>
              <w:rPr>
                <w:szCs w:val="22"/>
                <w:lang w:val="en-GB"/>
              </w:rPr>
              <w:br/>
            </w:r>
            <w:r>
              <w:rPr>
                <w:szCs w:val="22"/>
                <w:lang w:val="en-GB"/>
              </w:rPr>
              <w:br/>
            </w:r>
            <w:r w:rsidRPr="00422CAC">
              <w:rPr>
                <w:lang w:val="en-CA"/>
              </w:rPr>
              <w:t>To apply our risk appetite in practice, we need specific thresholds for the risks or negative effects we can tolerate before management attention is required. While we can tolerate minor declines in service quality, we should aim to minimize them to preserve our company’s reputation and maintain our market position. We should monitor the number and age of delayed claims, customer response times, and the duration of online service interruptions. Approved limits should specify acceptable delays and maximum outages for critical services. Establishing these limits requires information about normal processing times, claims volumes, staff capacity, service obligations, and available workarounds. Management should be alerted when a limit is likely to be exceeded, particularly where delays could seriously affect customers.</w:t>
            </w:r>
            <w:r>
              <w:t xml:space="preserve"> </w:t>
            </w:r>
          </w:p>
          <w:p w14:paraId="23075FB5" w14:textId="76DF050B" w:rsidR="00AE78A8" w:rsidRPr="00422CAC" w:rsidRDefault="00FC4D04" w:rsidP="00AE78A8">
            <w:pPr>
              <w:spacing w:after="160"/>
              <w:rPr>
                <w:lang w:val="en-CA"/>
              </w:rPr>
            </w:pPr>
            <w:r w:rsidRPr="00422CAC">
              <w:rPr>
                <w:lang w:val="en-CA"/>
              </w:rPr>
              <w:t xml:space="preserve">We should closely monitor any additional operating costs related to the pandemic. </w:t>
            </w:r>
            <w:r w:rsidRPr="00422CAC">
              <w:t>Management should be alerted when forecasts indicate that available cash may fall below the approved level needed to pay claims and maintain essential operations, or when proposed asset sales exceed approved plans or authority</w:t>
            </w:r>
            <w:r w:rsidRPr="00422CAC">
              <w:rPr>
                <w:lang w:val="en-CA"/>
              </w:rPr>
              <w:t xml:space="preserve">. </w:t>
            </w:r>
          </w:p>
          <w:p w14:paraId="569F076C" w14:textId="77777777" w:rsidR="00AE78A8" w:rsidRDefault="00FC4D04" w:rsidP="00AE78A8">
            <w:r w:rsidRPr="00422CAC">
              <w:t xml:space="preserve">Management should be alerted when staffing in essential roles falls below agreed minimum levels or when an anticipated gap could disrupt service quality. We should closely monitor staff </w:t>
            </w:r>
            <w:proofErr w:type="gramStart"/>
            <w:r w:rsidRPr="00422CAC">
              <w:t>availability</w:t>
            </w:r>
            <w:proofErr w:type="gramEnd"/>
            <w:r w:rsidRPr="00422CAC">
              <w:t xml:space="preserve"> and the resources employees need to work from home. Infrastructure concerns should be escalated when backups or recovery </w:t>
            </w:r>
            <w:r>
              <w:br/>
            </w:r>
            <w:r w:rsidRPr="00422CAC">
              <w:t>tests fail, critical systems become unavailable, or services may not be restored within approved recovery limits</w:t>
            </w:r>
            <w:r w:rsidR="00AE78A8">
              <w:t>.</w:t>
            </w:r>
          </w:p>
          <w:p w14:paraId="6C09FFC1" w14:textId="77777777" w:rsidR="00AE78A8" w:rsidRDefault="00AE78A8" w:rsidP="00AE78A8"/>
          <w:p w14:paraId="290D6173" w14:textId="77777777" w:rsidR="00AE78A8" w:rsidRDefault="00AE78A8" w:rsidP="00AE78A8"/>
          <w:p w14:paraId="64EA049D" w14:textId="77777777" w:rsidR="00AE78A8" w:rsidRDefault="00AE78A8" w:rsidP="00AE78A8"/>
          <w:p w14:paraId="735E7BDF" w14:textId="509822F1" w:rsidR="00FC4D04" w:rsidRPr="00AE78A8" w:rsidRDefault="00FC4D04" w:rsidP="00AE78A8">
            <w:r>
              <w:rPr>
                <w:lang w:val="en-GB"/>
              </w:rPr>
              <w:br/>
            </w:r>
            <w:r>
              <w:rPr>
                <w:lang w:val="en-GB"/>
              </w:rPr>
              <w:tab/>
            </w:r>
            <w:r>
              <w:rPr>
                <w:lang w:val="en-GB"/>
              </w:rPr>
              <w:tab/>
            </w:r>
            <w:r>
              <w:rPr>
                <w:lang w:val="en-GB"/>
              </w:rPr>
              <w:tab/>
            </w:r>
            <w:r w:rsidR="00AE78A8">
              <w:rPr>
                <w:lang w:val="en-GB"/>
              </w:rPr>
              <w:br/>
            </w:r>
            <w:r w:rsidR="00AE78A8">
              <w:rPr>
                <w:lang w:val="en-GB"/>
              </w:rPr>
              <w:br/>
            </w:r>
            <w:r>
              <w:rPr>
                <w:lang w:val="en-GB"/>
              </w:rPr>
              <w:tab/>
              <w:t xml:space="preserve"> </w:t>
            </w:r>
          </w:p>
          <w:p w14:paraId="7B023404" w14:textId="0E286043" w:rsidR="00FC4D04" w:rsidRPr="00422CAC" w:rsidRDefault="00AE78A8" w:rsidP="00AE78A8">
            <w:r>
              <w:rPr>
                <w:szCs w:val="22"/>
                <w:lang w:val="en-GB"/>
              </w:rPr>
              <w:lastRenderedPageBreak/>
              <w:br/>
            </w:r>
            <w:r w:rsidR="00FC4D04" w:rsidRPr="00AE78A8">
              <w:rPr>
                <w:sz w:val="32"/>
                <w:szCs w:val="32"/>
                <w:lang w:val="en-GB"/>
              </w:rPr>
              <w:t>Role of top management</w:t>
            </w:r>
            <w:r>
              <w:rPr>
                <w:sz w:val="32"/>
                <w:szCs w:val="32"/>
                <w:lang w:val="en-GB"/>
              </w:rPr>
              <w:t xml:space="preserve"> </w:t>
            </w:r>
            <w:r>
              <w:rPr>
                <w:szCs w:val="22"/>
                <w:lang w:val="en-GB"/>
              </w:rPr>
              <w:br/>
            </w:r>
            <w:r>
              <w:rPr>
                <w:szCs w:val="22"/>
                <w:lang w:val="en-GB"/>
              </w:rPr>
              <w:br/>
            </w:r>
            <w:r w:rsidR="00FC4D04" w:rsidRPr="00422CAC">
              <w:t>Top management should establish and approve our risk appetite, risk limits, and decision-making authority before serious problems arise. It should clarify which actions the crisis leadership team can take independently, including reallocating staff, activating continuity arrangements, and approving spending within an agreed budget. Decisions exceeding these limits should require further approval.</w:t>
            </w:r>
            <w:r>
              <w:br/>
            </w:r>
          </w:p>
          <w:p w14:paraId="1E927557" w14:textId="735AD2B4" w:rsidR="00FC4D04" w:rsidRDefault="00FC4D04" w:rsidP="00AE78A8">
            <w:r w:rsidRPr="00422CAC">
              <w:t>Top management should not make decisions in isolation. It should consider recommendations from the crisis leadership team alongside input from claims, finance, IT, human resources, and relevant risk and compliance staff. When weighing options, management should consider the impact on customers, costs, operational feasibility, and the risks that remain after protective measures are introduced.</w:t>
            </w:r>
            <w:r w:rsidR="00AE78A8">
              <w:br/>
            </w:r>
          </w:p>
          <w:p w14:paraId="44AD9555" w14:textId="0E5DAC7E" w:rsidR="00C016BB" w:rsidRDefault="00FC4D04" w:rsidP="00AE78A8">
            <w:pPr>
              <w:spacing w:after="160"/>
            </w:pPr>
            <w:r w:rsidRPr="00277C89">
              <w:t>Management should receive regular updates on service performance, staffing coverage, financial forecasts, and security incidents. Serious incidents and anticipated breaches of approved limits should be escalated promptly. Reporting procedures should align with the Risk Protocols and Risk Resources sections and identify who must be notified, who has authority to act, and which spending or resource commitments require approval.</w:t>
            </w:r>
            <w:r w:rsidR="00AE78A8">
              <w:br/>
            </w:r>
            <w:r w:rsidR="00AE78A8">
              <w:br/>
            </w:r>
            <w:r w:rsidR="00AE78A8" w:rsidRPr="00AE78A8">
              <w:t>Finally, to</w:t>
            </w:r>
            <w:r w:rsidR="00744AAC">
              <w:t xml:space="preserve"> </w:t>
            </w:r>
            <w:r w:rsidR="00AE78A8" w:rsidRPr="00AE78A8">
              <w:t xml:space="preserve">management should ensure that approved responses receive adequate resources, assign responsibility for corrective actions, and monitor their effectiveness. It should confirm what support </w:t>
            </w:r>
            <w:r w:rsidR="00A4734B" w:rsidRPr="00AE78A8">
              <w:t>Tiva</w:t>
            </w:r>
            <w:r w:rsidR="00AE78A8" w:rsidRPr="00AE78A8">
              <w:t xml:space="preserve"> can provide and periodically review risk limits as circumstances change. Decisions and any approved exceptions should be documented to maintain clear accountability throughout the crisis.</w:t>
            </w:r>
          </w:p>
          <w:p w14:paraId="75ED5587" w14:textId="5C003161" w:rsidR="00744AAC" w:rsidRPr="00AE78A8" w:rsidRDefault="00744AAC" w:rsidP="00744AAC">
            <w:pPr>
              <w:spacing w:after="160"/>
            </w:pPr>
          </w:p>
        </w:tc>
      </w:tr>
    </w:tbl>
    <w:p w14:paraId="1FC3E306" w14:textId="3D973AFA" w:rsidR="00C016BB" w:rsidRDefault="00C016BB" w:rsidP="00B7244E"/>
    <w:p w14:paraId="6DBE59F7" w14:textId="77777777" w:rsidR="00C016BB" w:rsidRDefault="00C016BB">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C016BB" w:rsidRPr="009D2C09" w14:paraId="0055CD67" w14:textId="77777777" w:rsidTr="00C016BB">
        <w:trPr>
          <w:gridAfter w:val="1"/>
          <w:wAfter w:w="6256" w:type="dxa"/>
          <w:trHeight w:val="13"/>
        </w:trPr>
        <w:tc>
          <w:tcPr>
            <w:tcW w:w="4481" w:type="dxa"/>
            <w:tcBorders>
              <w:top w:val="single" w:sz="48" w:space="0" w:color="D83D27" w:themeColor="accent2"/>
            </w:tcBorders>
          </w:tcPr>
          <w:p w14:paraId="3A8E4E12" w14:textId="77777777" w:rsidR="00C016BB" w:rsidRPr="009D2C09" w:rsidRDefault="00C016BB" w:rsidP="00EF2D33"/>
        </w:tc>
      </w:tr>
      <w:tr w:rsidR="00C016BB" w:rsidRPr="00620D24" w14:paraId="6DD00583" w14:textId="77777777" w:rsidTr="00C016BB">
        <w:trPr>
          <w:trHeight w:val="553"/>
        </w:trPr>
        <w:tc>
          <w:tcPr>
            <w:tcW w:w="10737" w:type="dxa"/>
            <w:gridSpan w:val="2"/>
          </w:tcPr>
          <w:p w14:paraId="05C19078" w14:textId="5C1A7A31" w:rsidR="00C016BB" w:rsidRPr="00620D24" w:rsidRDefault="00C016BB" w:rsidP="00C016BB">
            <w:pPr>
              <w:pStyle w:val="Heading1"/>
            </w:pPr>
            <w:r>
              <w:t>Risk Resources</w:t>
            </w:r>
          </w:p>
        </w:tc>
      </w:tr>
      <w:tr w:rsidR="00C016BB" w:rsidRPr="00620D24" w14:paraId="592CC56D" w14:textId="77777777" w:rsidTr="00C016BB">
        <w:trPr>
          <w:trHeight w:val="694"/>
        </w:trPr>
        <w:tc>
          <w:tcPr>
            <w:tcW w:w="10737" w:type="dxa"/>
            <w:gridSpan w:val="2"/>
          </w:tcPr>
          <w:p w14:paraId="57D43232" w14:textId="77777777" w:rsidR="00E72910" w:rsidRDefault="00E72910" w:rsidP="00E72910">
            <w:pPr>
              <w:rPr>
                <w:lang w:val="en-GB"/>
              </w:rPr>
            </w:pPr>
            <w:r>
              <w:rPr>
                <w:lang w:val="en-GB"/>
              </w:rPr>
              <w:t xml:space="preserve">Our greatest exposures are in IT and internal controls, with lesser but still significant exposures in capital and human resources. One main reason is that our resources are not proportionally allocated to these areas. We serve a large share of the Ontario market with a small workforce. No one on our staff has risk management as their main responsibility. Because the pandemic changes our risk profile quickly, it is imperative that we identify the resources we can dedicate to risk management so that we can respond as conditions change.  </w:t>
            </w:r>
          </w:p>
          <w:p w14:paraId="637C0CBB" w14:textId="77777777" w:rsidR="00E72910" w:rsidRDefault="00E72910" w:rsidP="00E72910">
            <w:pPr>
              <w:rPr>
                <w:lang w:val="en-GB"/>
              </w:rPr>
            </w:pPr>
          </w:p>
          <w:p w14:paraId="7350B672" w14:textId="77777777" w:rsidR="00E72910" w:rsidRDefault="00E72910" w:rsidP="00E72910">
            <w:pPr>
              <w:rPr>
                <w:szCs w:val="22"/>
                <w:lang w:val="en-GB"/>
              </w:rPr>
            </w:pPr>
            <w:r>
              <w:rPr>
                <w:sz w:val="32"/>
                <w:szCs w:val="32"/>
                <w:lang w:val="en-GB"/>
              </w:rPr>
              <w:t xml:space="preserve">ALLOCATION APPROACH </w:t>
            </w:r>
          </w:p>
          <w:p w14:paraId="56A52974" w14:textId="77777777" w:rsidR="00E72910" w:rsidRDefault="00E72910" w:rsidP="00E72910">
            <w:pPr>
              <w:rPr>
                <w:szCs w:val="22"/>
                <w:lang w:val="en-GB"/>
              </w:rPr>
            </w:pPr>
          </w:p>
          <w:p w14:paraId="49A51CD3" w14:textId="77777777" w:rsidR="00E72910" w:rsidRDefault="00E72910" w:rsidP="00E72910">
            <w:pPr>
              <w:rPr>
                <w:lang w:val="en-GB"/>
              </w:rPr>
            </w:pPr>
            <w:r>
              <w:rPr>
                <w:lang w:val="en-GB"/>
              </w:rPr>
              <w:t xml:space="preserve">The resources available for risk management are finite. We will therefore allocate resources to each risk according to its significance in the Riskiness Index, its urgency, and its potential effects on other areas of the organization. The highest-rated risks will generally receive resources first. However, a lower-rated risk may also need immediate resources to protect customers or support essential operations. Each allocation will weigh the expected reduction of risk alongside the cost of controls.  </w:t>
            </w:r>
          </w:p>
          <w:p w14:paraId="3C4F5F90" w14:textId="77777777" w:rsidR="00E72910" w:rsidRDefault="00E72910" w:rsidP="00E72910">
            <w:pPr>
              <w:rPr>
                <w:lang w:val="en-GB"/>
              </w:rPr>
            </w:pPr>
          </w:p>
          <w:p w14:paraId="5E4FB280" w14:textId="77777777" w:rsidR="00E72910" w:rsidRDefault="00E72910" w:rsidP="00E72910">
            <w:pPr>
              <w:rPr>
                <w:lang w:val="en-GB"/>
              </w:rPr>
            </w:pPr>
            <w:r>
              <w:rPr>
                <w:lang w:val="en-GB"/>
              </w:rPr>
              <w:t xml:space="preserve">Our main sources of support are our parent group Tiva, our own people, and third-party specialists. Internal and group resources are preferred prior to paying for external services, where they have the capacity and expertise. This approach should control costs and keep knowledge of our risks inside the organization as much as possible. </w:t>
            </w:r>
          </w:p>
          <w:p w14:paraId="327FCF43" w14:textId="77777777" w:rsidR="00E72910" w:rsidRDefault="00E72910" w:rsidP="00E72910">
            <w:pPr>
              <w:rPr>
                <w:lang w:val="en-GB"/>
              </w:rPr>
            </w:pPr>
            <w:r>
              <w:rPr>
                <w:lang w:val="en-GB"/>
              </w:rPr>
              <w:t xml:space="preserve">Risk management will require a budget, equipment, training and management time. A dedicated budget for risk management makes clear the intention to allocate resources to reduce our exposure by funding the controls that give the largest reduction for the lowest cost. It should also cover the equipment and systems that let staff work securely, the training that prepares staff for new responsibilities and procedures, and the management time that risk ownership will require. </w:t>
            </w:r>
          </w:p>
          <w:p w14:paraId="68D8A5C4" w14:textId="77777777" w:rsidR="00E72910" w:rsidRDefault="00E72910" w:rsidP="00E72910">
            <w:pPr>
              <w:rPr>
                <w:lang w:val="en-GB"/>
              </w:rPr>
            </w:pPr>
          </w:p>
          <w:p w14:paraId="6C3F135B" w14:textId="77777777" w:rsidR="00E72910" w:rsidRDefault="00E72910" w:rsidP="00E72910">
            <w:pPr>
              <w:rPr>
                <w:lang w:val="en-GB"/>
              </w:rPr>
            </w:pPr>
            <w:r>
              <w:rPr>
                <w:lang w:val="en-GB"/>
              </w:rPr>
              <w:t xml:space="preserve">Some losses may be too large or too sudden for us to absorb alone. Insurance and reinsurance transfer the financial result of these losses to other parties. As an insurer, we face the possibility that a single event can affect many of our policy holders at the same time. Reinsurance is our main protection against a sudden dramatic increase in claims. We should therefore review the insurance that protects our own operations. We cannot or should not transfer or control every risk. The risk management budget pays to prevent losses but our reserves, liquidity, and access to credit pay for the losses that we accept; and because liquidity is a concern, we should only accept the risks they can absorb. </w:t>
            </w:r>
          </w:p>
          <w:p w14:paraId="216BC421" w14:textId="77777777" w:rsidR="00E72910" w:rsidRDefault="00E72910" w:rsidP="00E72910">
            <w:pPr>
              <w:rPr>
                <w:lang w:val="en-GB"/>
              </w:rPr>
            </w:pPr>
          </w:p>
          <w:p w14:paraId="1B4D59C3" w14:textId="77777777" w:rsidR="00E72910" w:rsidRDefault="00E72910" w:rsidP="00E72910">
            <w:pPr>
              <w:rPr>
                <w:lang w:val="en-GB"/>
              </w:rPr>
            </w:pPr>
            <w:r>
              <w:rPr>
                <w:lang w:val="en-GB"/>
              </w:rPr>
              <w:t>Industry associations and other insurers will face many of the same risks that we will. When they share information, they can give early warnings of emerging threats, fraud patterns and changes in claims trends. They can also provide benchmarks we can compare our performance against. Participation in industry networks is therefore critical to extending our knowledge of risk beyond what our own data can show and to supplementing our assessment.</w:t>
            </w:r>
          </w:p>
          <w:p w14:paraId="27692875" w14:textId="77777777" w:rsidR="00E72910" w:rsidRDefault="00E72910" w:rsidP="00E72910">
            <w:pPr>
              <w:rPr>
                <w:lang w:val="en-GB"/>
              </w:rPr>
            </w:pPr>
          </w:p>
          <w:p w14:paraId="69ECAD31" w14:textId="77777777" w:rsidR="00E72910" w:rsidRDefault="00E72910" w:rsidP="00E72910">
            <w:pPr>
              <w:rPr>
                <w:szCs w:val="22"/>
                <w:lang w:val="en-GB"/>
              </w:rPr>
            </w:pPr>
            <w:r>
              <w:rPr>
                <w:sz w:val="32"/>
                <w:szCs w:val="32"/>
                <w:lang w:val="en-GB"/>
              </w:rPr>
              <w:t xml:space="preserve">SUPPORT FROM TIVA </w:t>
            </w:r>
          </w:p>
          <w:p w14:paraId="6B7EB98A" w14:textId="77777777" w:rsidR="00E72910" w:rsidRDefault="00E72910" w:rsidP="00E72910">
            <w:pPr>
              <w:rPr>
                <w:szCs w:val="22"/>
                <w:lang w:val="en-GB"/>
              </w:rPr>
            </w:pPr>
          </w:p>
          <w:p w14:paraId="79BA0651" w14:textId="77777777" w:rsidR="00E72910" w:rsidRDefault="00E72910" w:rsidP="00E72910">
            <w:pPr>
              <w:rPr>
                <w:lang w:val="en-GB"/>
              </w:rPr>
            </w:pPr>
            <w:r>
              <w:rPr>
                <w:lang w:val="en-GB"/>
              </w:rPr>
              <w:t>Being a part of Tiva gives us access to specialist knowledge and expertise, and a broader range of support options. During crisis conditions and economic downturn, an independent review of our internal controls is vital. Tiva’s guidance may help give our stakeholders greater confidence. Tiva may also assist with the management of our investments, liquidity, and reserves, to strengthen our financial position. However, Tiva may be limited in the support it can provide when we need it most, since it also faces pressure from the pandemic. For this reason, we should formally agree on the scope, timing, and cost of support. We should not assume that support will be available on demand.</w:t>
            </w:r>
          </w:p>
          <w:p w14:paraId="5B5EE6DA" w14:textId="77777777" w:rsidR="00E72910" w:rsidRDefault="00E72910" w:rsidP="00E72910">
            <w:pPr>
              <w:rPr>
                <w:lang w:val="en-GB"/>
              </w:rPr>
            </w:pPr>
          </w:p>
          <w:p w14:paraId="23FC4E10" w14:textId="77777777" w:rsidR="00E72910" w:rsidRDefault="00E72910" w:rsidP="00E72910">
            <w:pPr>
              <w:rPr>
                <w:lang w:val="en-GB"/>
              </w:rPr>
            </w:pPr>
          </w:p>
          <w:p w14:paraId="19E81090" w14:textId="14889157" w:rsidR="00E72910" w:rsidRDefault="00E72910" w:rsidP="00E72910">
            <w:pPr>
              <w:rPr>
                <w:szCs w:val="22"/>
                <w:lang w:val="en-GB"/>
              </w:rPr>
            </w:pPr>
            <w:r>
              <w:rPr>
                <w:sz w:val="32"/>
                <w:szCs w:val="32"/>
                <w:lang w:val="en-GB"/>
              </w:rPr>
              <w:t xml:space="preserve">OUR PEOPLE </w:t>
            </w:r>
          </w:p>
          <w:p w14:paraId="0A958FAA" w14:textId="77777777" w:rsidR="00E72910" w:rsidRDefault="00E72910" w:rsidP="00E72910">
            <w:pPr>
              <w:rPr>
                <w:szCs w:val="22"/>
                <w:lang w:val="en-GB"/>
              </w:rPr>
            </w:pPr>
          </w:p>
          <w:p w14:paraId="76267E94" w14:textId="77777777" w:rsidR="00E72910" w:rsidRDefault="00E72910" w:rsidP="00E72910">
            <w:pPr>
              <w:rPr>
                <w:lang w:val="en-GB"/>
              </w:rPr>
            </w:pPr>
            <w:r>
              <w:rPr>
                <w:lang w:val="en-GB"/>
              </w:rPr>
              <w:t xml:space="preserve">It may not be possible to create a separate risk management department during the pandemic. Our immediate priority is to stabilize essential operations and make effective use of available resources. Risk management will therefore become a shared responsibility among existing staff, with additional support considerations where necessary. </w:t>
            </w:r>
          </w:p>
          <w:p w14:paraId="27AE5FAE" w14:textId="77777777" w:rsidR="00E72910" w:rsidRDefault="00E72910" w:rsidP="00E72910">
            <w:pPr>
              <w:rPr>
                <w:ins w:id="0" w:author="Chris Haritun" w:date="2026-10-10T14:47:00Z" w16du:dateUtc="2026-10-10T18:47:00Z"/>
                <w:lang w:val="en-GB"/>
              </w:rPr>
            </w:pPr>
          </w:p>
          <w:p w14:paraId="3DD2DF5D" w14:textId="77777777" w:rsidR="00E72910" w:rsidRDefault="00E72910" w:rsidP="00E72910">
            <w:pPr>
              <w:rPr>
                <w:lang w:val="en-GB"/>
              </w:rPr>
            </w:pPr>
            <w:r>
              <w:rPr>
                <w:lang w:val="en-GB"/>
              </w:rPr>
              <w:t>Our pandemic crisis leadership team will be the main forum for risk decisions. It includes representatives from executive leadership and each functional area. An executive director will sponsor risk management at the senior level and will present risk information to the leadership team. Each manager will own the risks associated with the processes they manage. Their understanding of these processes places them in the best position to identify changes and respond to them. One member of the leadership team will coordinate risk activities across the organization and maintain the risk register, prepare reports, and help managers assess their risks. All employees will be responsible for following agreed procedures and reporting incidents.</w:t>
            </w:r>
          </w:p>
          <w:p w14:paraId="0ED321C3" w14:textId="77777777" w:rsidR="00E72910" w:rsidRPr="00E72910" w:rsidRDefault="00E72910" w:rsidP="00E72910">
            <w:pPr>
              <w:rPr>
                <w:szCs w:val="22"/>
                <w:lang w:val="en-GB"/>
              </w:rPr>
            </w:pPr>
          </w:p>
          <w:p w14:paraId="27DFD58C" w14:textId="27B7BFA4" w:rsidR="00E72910" w:rsidRDefault="00E72910" w:rsidP="00E72910">
            <w:pPr>
              <w:rPr>
                <w:szCs w:val="22"/>
                <w:lang w:val="en-GB"/>
              </w:rPr>
            </w:pPr>
            <w:r>
              <w:rPr>
                <w:sz w:val="32"/>
                <w:szCs w:val="32"/>
                <w:lang w:val="en-GB"/>
              </w:rPr>
              <w:t xml:space="preserve">THIRD-PARTY SPECIALISTS </w:t>
            </w:r>
          </w:p>
          <w:p w14:paraId="5A8254B4" w14:textId="77777777" w:rsidR="00E72910" w:rsidRDefault="00E72910" w:rsidP="00E72910">
            <w:pPr>
              <w:rPr>
                <w:szCs w:val="22"/>
                <w:lang w:val="en-GB"/>
              </w:rPr>
            </w:pPr>
          </w:p>
          <w:p w14:paraId="46B7CFA2" w14:textId="77777777" w:rsidR="00E72910" w:rsidRDefault="00E72910" w:rsidP="00E72910">
            <w:pPr>
              <w:rPr>
                <w:lang w:val="en-GB"/>
              </w:rPr>
            </w:pPr>
            <w:r>
              <w:rPr>
                <w:lang w:val="en-GB"/>
              </w:rPr>
              <w:t xml:space="preserve">We acknowledge that some risks may require expertise that is beyond the capacity of our team. In areas like security and employee health, third-party contractors can provide a level of service that we cannot generate internally. We already outsource several functions, including hosting, data backup, security advice, and legal services. We should continue to outsource areas where specialists can perform the work or help manage the risk more effectively and practically, taking cost and service continuity into account. Outsourcing does not automatically transfer the associated risk or our accountability. Our customers and regulators will hold us responsible for any failure, whether the cause is internal or external, and we hold ourselves to the same standard. Each outsourced service should therefore have a representative that monitors and reports its performance. This way we can examine the reliability of each supplier and identify the best solutions for services that are most critical during this time and in the future. </w:t>
            </w:r>
          </w:p>
          <w:p w14:paraId="5130873A" w14:textId="77777777" w:rsidR="00E72910" w:rsidRDefault="00E72910" w:rsidP="00E72910">
            <w:pPr>
              <w:rPr>
                <w:lang w:val="en-GB"/>
              </w:rPr>
            </w:pPr>
          </w:p>
          <w:p w14:paraId="14A566B0" w14:textId="0D300961" w:rsidR="00E72910" w:rsidRDefault="00E72910" w:rsidP="00E72910">
            <w:pPr>
              <w:rPr>
                <w:lang w:val="en-GB"/>
              </w:rPr>
            </w:pPr>
            <w:r>
              <w:rPr>
                <w:lang w:val="en-GB"/>
              </w:rPr>
              <w:t xml:space="preserve">We already work with external parties who may have knowledge or risk, such as our brokers, banks and building societies. Leveraging these relationships is key to adding to our risk resources at little additional cost, as well as using their advice, information and assurance to maintain the quality of our services. For example, our brokers are in direct contact with many of our customers which means they can identify changes in customer needs and concerns early and inform us before </w:t>
            </w:r>
            <w:r w:rsidR="00FA7A1B">
              <w:rPr>
                <w:lang w:val="en-GB"/>
              </w:rPr>
              <w:t>misalignment</w:t>
            </w:r>
            <w:r>
              <w:rPr>
                <w:lang w:val="en-GB"/>
              </w:rPr>
              <w:t xml:space="preserve"> escalate.</w:t>
            </w:r>
          </w:p>
          <w:p w14:paraId="5642C396" w14:textId="77777777" w:rsidR="00E72910" w:rsidRPr="00E72910" w:rsidRDefault="00E72910" w:rsidP="00E72910">
            <w:pPr>
              <w:rPr>
                <w:szCs w:val="22"/>
                <w:lang w:val="en-GB"/>
              </w:rPr>
            </w:pPr>
          </w:p>
          <w:p w14:paraId="452B4CD5" w14:textId="42952564" w:rsidR="00E72910" w:rsidRPr="00E72910" w:rsidRDefault="00E72910" w:rsidP="00E72910">
            <w:pPr>
              <w:rPr>
                <w:szCs w:val="22"/>
                <w:lang w:val="en-GB"/>
              </w:rPr>
            </w:pPr>
            <w:r>
              <w:rPr>
                <w:sz w:val="32"/>
                <w:szCs w:val="32"/>
                <w:lang w:val="en-GB"/>
              </w:rPr>
              <w:t xml:space="preserve">GOVERNMENT AND PUBLIC RESOURCES </w:t>
            </w:r>
          </w:p>
          <w:p w14:paraId="6B87F0C6" w14:textId="7DACF907" w:rsidR="00E72910" w:rsidRPr="00E72910" w:rsidRDefault="00E72910" w:rsidP="00E72910">
            <w:pPr>
              <w:rPr>
                <w:szCs w:val="22"/>
                <w:lang w:val="en-GB"/>
              </w:rPr>
            </w:pPr>
          </w:p>
        </w:tc>
      </w:tr>
    </w:tbl>
    <w:p w14:paraId="313B0B8E" w14:textId="77777777" w:rsidR="00E72910" w:rsidRDefault="00E72910" w:rsidP="00E72910">
      <w:pPr>
        <w:rPr>
          <w:lang w:val="en-GB"/>
        </w:rPr>
      </w:pPr>
      <w:r>
        <w:rPr>
          <w:lang w:val="en-GB"/>
        </w:rPr>
        <w:lastRenderedPageBreak/>
        <w:t xml:space="preserve">Public health guidance informs our decisions about working arrangements and employee safety. Emergency services and utility providers support our recovery after weather disasters or sudden power loss. We do not control these resources but depend on them. We should therefore include them in our planning as a source of support and work with relevant authorities to maintain stability in these areas. </w:t>
      </w:r>
    </w:p>
    <w:p w14:paraId="46E796F6" w14:textId="0A56A1B0" w:rsidR="00C016BB" w:rsidRDefault="00C016BB" w:rsidP="00B7244E"/>
    <w:p w14:paraId="1E82BD2B" w14:textId="77777777" w:rsidR="00E72910" w:rsidRDefault="00E72910" w:rsidP="00B7244E"/>
    <w:p w14:paraId="388583AD" w14:textId="77777777" w:rsidR="00C016BB" w:rsidRDefault="00C016BB">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C016BB" w:rsidRPr="009D2C09" w14:paraId="68A4E0AF" w14:textId="77777777" w:rsidTr="00C016BB">
        <w:trPr>
          <w:gridAfter w:val="1"/>
          <w:wAfter w:w="6256" w:type="dxa"/>
          <w:trHeight w:val="13"/>
        </w:trPr>
        <w:tc>
          <w:tcPr>
            <w:tcW w:w="4481" w:type="dxa"/>
            <w:tcBorders>
              <w:top w:val="single" w:sz="48" w:space="0" w:color="D83D27" w:themeColor="accent2"/>
            </w:tcBorders>
          </w:tcPr>
          <w:p w14:paraId="75195A2A" w14:textId="77777777" w:rsidR="00C016BB" w:rsidRPr="009D2C09" w:rsidRDefault="00C016BB" w:rsidP="00EF2D33"/>
        </w:tc>
      </w:tr>
      <w:tr w:rsidR="00C016BB" w:rsidRPr="00620D24" w14:paraId="1F73F4D7" w14:textId="77777777" w:rsidTr="00C016BB">
        <w:trPr>
          <w:trHeight w:val="694"/>
        </w:trPr>
        <w:tc>
          <w:tcPr>
            <w:tcW w:w="10737" w:type="dxa"/>
            <w:gridSpan w:val="2"/>
          </w:tcPr>
          <w:p w14:paraId="17833424" w14:textId="3BAD6406" w:rsidR="00C016BB" w:rsidRPr="00620D24" w:rsidRDefault="00C016BB" w:rsidP="00C016BB">
            <w:pPr>
              <w:pStyle w:val="Heading1"/>
            </w:pPr>
            <w:r>
              <w:t>Risk Protocols</w:t>
            </w:r>
          </w:p>
        </w:tc>
      </w:tr>
      <w:tr w:rsidR="00C016BB" w:rsidRPr="00620D24" w14:paraId="383036F0" w14:textId="77777777" w:rsidTr="00C016BB">
        <w:trPr>
          <w:trHeight w:val="694"/>
        </w:trPr>
        <w:tc>
          <w:tcPr>
            <w:tcW w:w="10737" w:type="dxa"/>
            <w:gridSpan w:val="2"/>
          </w:tcPr>
          <w:p w14:paraId="53C142E5" w14:textId="77777777" w:rsidR="00C016BB" w:rsidRPr="00C016BB" w:rsidRDefault="00C016BB" w:rsidP="00EF2D33">
            <w:pPr>
              <w:pStyle w:val="Heading1"/>
              <w:rPr>
                <w:sz w:val="22"/>
                <w:szCs w:val="22"/>
              </w:rPr>
            </w:pPr>
          </w:p>
        </w:tc>
      </w:tr>
    </w:tbl>
    <w:p w14:paraId="6D66584E" w14:textId="77777777" w:rsidR="00536BAF" w:rsidRDefault="00536BAF" w:rsidP="00B7244E"/>
    <w:p w14:paraId="54ADF42B" w14:textId="04959CA5" w:rsidR="00FB520B" w:rsidRDefault="00FB520B">
      <w:r>
        <w:br w:type="page"/>
      </w:r>
    </w:p>
    <w:tbl>
      <w:tblPr>
        <w:tblW w:w="10773" w:type="dxa"/>
        <w:tblLayout w:type="fixed"/>
        <w:tblCellMar>
          <w:left w:w="0" w:type="dxa"/>
          <w:right w:w="0" w:type="dxa"/>
        </w:tblCellMar>
        <w:tblLook w:val="0600" w:firstRow="0" w:lastRow="0" w:firstColumn="0" w:lastColumn="0" w:noHBand="1" w:noVBand="1"/>
      </w:tblPr>
      <w:tblGrid>
        <w:gridCol w:w="899"/>
        <w:gridCol w:w="4462"/>
        <w:gridCol w:w="4538"/>
        <w:gridCol w:w="874"/>
      </w:tblGrid>
      <w:tr w:rsidR="00FB520B" w14:paraId="02F8EE4B" w14:textId="77777777" w:rsidTr="001255D3">
        <w:trPr>
          <w:trHeight w:val="2489"/>
        </w:trPr>
        <w:tc>
          <w:tcPr>
            <w:tcW w:w="10773" w:type="dxa"/>
            <w:gridSpan w:val="4"/>
          </w:tcPr>
          <w:p w14:paraId="768FBAA9" w14:textId="246B5178" w:rsidR="00FB520B" w:rsidRDefault="00C7497A" w:rsidP="00F30DC8">
            <w:r w:rsidRPr="009B5DF8">
              <w:rPr>
                <w:noProof/>
                <w:lang w:eastAsia="en-AU"/>
              </w:rPr>
              <w:lastRenderedPageBreak/>
              <w:drawing>
                <wp:inline distT="0" distB="0" distL="0" distR="0" wp14:anchorId="44213997" wp14:editId="67918A1B">
                  <wp:extent cx="6877878" cy="1860475"/>
                  <wp:effectExtent l="0" t="0" r="0" b="6985"/>
                  <wp:docPr id="1496812017" name="Picture 1496812017" descr="Abstract background of mes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6812017" name="Picture 1496812017" descr="Abstract background of mesh"/>
                          <pic:cNvPicPr/>
                        </pic:nvPicPr>
                        <pic:blipFill>
                          <a:blip r:embed="rId34" cstate="print">
                            <a:extLst>
                              <a:ext uri="{BEBA8EAE-BF5A-486C-A8C5-ECC9F3942E4B}">
                                <a14:imgProps xmlns:a14="http://schemas.microsoft.com/office/drawing/2010/main">
                                  <a14:imgLayer r:embed="rId35">
                                    <a14:imgEffect>
                                      <a14:saturation sat="0"/>
                                    </a14:imgEffect>
                                  </a14:imgLayer>
                                </a14:imgProps>
                              </a:ext>
                              <a:ext uri="{28A0092B-C50C-407E-A947-70E740481C1C}">
                                <a14:useLocalDpi xmlns:a14="http://schemas.microsoft.com/office/drawing/2010/main" val="0"/>
                              </a:ext>
                            </a:extLst>
                          </a:blip>
                          <a:srcRect t="30097" b="30097"/>
                          <a:stretch>
                            <a:fillRect/>
                          </a:stretch>
                        </pic:blipFill>
                        <pic:spPr bwMode="auto">
                          <a:xfrm>
                            <a:off x="0" y="0"/>
                            <a:ext cx="6888939" cy="1863467"/>
                          </a:xfrm>
                          <a:prstGeom prst="rect">
                            <a:avLst/>
                          </a:prstGeom>
                          <a:ln>
                            <a:noFill/>
                          </a:ln>
                          <a:extLst>
                            <a:ext uri="{53640926-AAD7-44D8-BBD7-CCE9431645EC}">
                              <a14:shadowObscured xmlns:a14="http://schemas.microsoft.com/office/drawing/2010/main"/>
                            </a:ext>
                          </a:extLst>
                        </pic:spPr>
                      </pic:pic>
                    </a:graphicData>
                  </a:graphic>
                </wp:inline>
              </w:drawing>
            </w:r>
          </w:p>
        </w:tc>
      </w:tr>
      <w:tr w:rsidR="00FB520B" w14:paraId="60CB0499" w14:textId="77777777" w:rsidTr="001255D3">
        <w:trPr>
          <w:trHeight w:val="1144"/>
        </w:trPr>
        <w:tc>
          <w:tcPr>
            <w:tcW w:w="899" w:type="dxa"/>
            <w:shd w:val="clear" w:color="auto" w:fill="262626" w:themeFill="text1" w:themeFillTint="D9"/>
          </w:tcPr>
          <w:p w14:paraId="22DA6154" w14:textId="77777777" w:rsidR="00FB520B" w:rsidRPr="00415473" w:rsidRDefault="00FB520B" w:rsidP="00F30DC8">
            <w:pPr>
              <w:rPr>
                <w:noProof/>
                <w:lang w:eastAsia="en-AU"/>
              </w:rPr>
            </w:pPr>
          </w:p>
        </w:tc>
        <w:tc>
          <w:tcPr>
            <w:tcW w:w="4462" w:type="dxa"/>
            <w:tcBorders>
              <w:top w:val="single" w:sz="48" w:space="0" w:color="D83D27" w:themeColor="accent2"/>
            </w:tcBorders>
            <w:shd w:val="clear" w:color="auto" w:fill="262626" w:themeFill="text1" w:themeFillTint="D9"/>
          </w:tcPr>
          <w:p w14:paraId="2AD062F0" w14:textId="77777777" w:rsidR="00FB520B" w:rsidRDefault="00FB520B" w:rsidP="00FB520B">
            <w:pPr>
              <w:pStyle w:val="Heading1White"/>
              <w:rPr>
                <w:sz w:val="22"/>
                <w:szCs w:val="22"/>
              </w:rPr>
            </w:pPr>
          </w:p>
          <w:p w14:paraId="452EA93E" w14:textId="4F5C8112" w:rsidR="00FB520B" w:rsidRPr="008D1BFA" w:rsidRDefault="00FB520B" w:rsidP="00FB520B">
            <w:pPr>
              <w:pStyle w:val="Heading1White"/>
            </w:pPr>
            <w:r>
              <w:t>Appendix</w:t>
            </w:r>
          </w:p>
          <w:p w14:paraId="2ED4A232" w14:textId="77777777" w:rsidR="00FB520B" w:rsidRPr="00415473" w:rsidRDefault="00FB520B" w:rsidP="00F30DC8">
            <w:pPr>
              <w:rPr>
                <w:noProof/>
                <w:vertAlign w:val="subscript"/>
                <w:lang w:eastAsia="en-AU"/>
              </w:rPr>
            </w:pPr>
          </w:p>
        </w:tc>
        <w:tc>
          <w:tcPr>
            <w:tcW w:w="4538" w:type="dxa"/>
            <w:shd w:val="clear" w:color="auto" w:fill="262626" w:themeFill="text1" w:themeFillTint="D9"/>
          </w:tcPr>
          <w:p w14:paraId="2E5F1801" w14:textId="77777777" w:rsidR="00FB520B" w:rsidRPr="00415473" w:rsidRDefault="00FB520B" w:rsidP="00F30DC8">
            <w:pPr>
              <w:rPr>
                <w:noProof/>
                <w:lang w:eastAsia="en-AU"/>
              </w:rPr>
            </w:pPr>
          </w:p>
        </w:tc>
        <w:tc>
          <w:tcPr>
            <w:tcW w:w="874" w:type="dxa"/>
            <w:shd w:val="clear" w:color="auto" w:fill="262626" w:themeFill="text1" w:themeFillTint="D9"/>
          </w:tcPr>
          <w:p w14:paraId="1128AEEA" w14:textId="77777777" w:rsidR="00FB520B" w:rsidRPr="00415473" w:rsidRDefault="00FB520B" w:rsidP="00F30DC8">
            <w:pPr>
              <w:rPr>
                <w:noProof/>
                <w:lang w:eastAsia="en-AU"/>
              </w:rPr>
            </w:pPr>
          </w:p>
        </w:tc>
      </w:tr>
      <w:tr w:rsidR="00FB520B" w14:paraId="0CC3D180" w14:textId="77777777" w:rsidTr="001255D3">
        <w:trPr>
          <w:trHeight w:val="9435"/>
        </w:trPr>
        <w:tc>
          <w:tcPr>
            <w:tcW w:w="899" w:type="dxa"/>
            <w:shd w:val="clear" w:color="auto" w:fill="262626" w:themeFill="text1" w:themeFillTint="D9"/>
          </w:tcPr>
          <w:p w14:paraId="677C4742" w14:textId="77777777" w:rsidR="00FB520B" w:rsidRDefault="00FB520B" w:rsidP="00F30DC8"/>
        </w:tc>
        <w:tc>
          <w:tcPr>
            <w:tcW w:w="9000" w:type="dxa"/>
            <w:gridSpan w:val="2"/>
            <w:shd w:val="clear" w:color="auto" w:fill="262626" w:themeFill="text1" w:themeFillTint="D9"/>
          </w:tcPr>
          <w:p w14:paraId="736E322B" w14:textId="77777777" w:rsidR="00FB520B" w:rsidRDefault="00FB520B" w:rsidP="00F30DC8">
            <w:pPr>
              <w:pStyle w:val="NormalWhite"/>
            </w:pPr>
          </w:p>
          <w:p w14:paraId="65879348" w14:textId="77777777" w:rsidR="00FB520B" w:rsidRDefault="00FB520B" w:rsidP="00F30DC8">
            <w:pPr>
              <w:pStyle w:val="NormalWhite"/>
            </w:pPr>
          </w:p>
          <w:p w14:paraId="1D2A0E25" w14:textId="77777777" w:rsidR="00FB520B" w:rsidRPr="001B28D2" w:rsidRDefault="00FB520B" w:rsidP="00F30DC8">
            <w:pPr>
              <w:pStyle w:val="NormalWhite"/>
            </w:pPr>
          </w:p>
        </w:tc>
        <w:tc>
          <w:tcPr>
            <w:tcW w:w="874" w:type="dxa"/>
            <w:shd w:val="clear" w:color="auto" w:fill="262626" w:themeFill="text1" w:themeFillTint="D9"/>
          </w:tcPr>
          <w:p w14:paraId="716D64E0" w14:textId="77777777" w:rsidR="00FB520B" w:rsidRDefault="00FB520B" w:rsidP="00F30DC8"/>
        </w:tc>
      </w:tr>
    </w:tbl>
    <w:p w14:paraId="7AA712F8" w14:textId="45855AF3" w:rsidR="00FB520B" w:rsidRDefault="00FB520B" w:rsidP="00FB520B"/>
    <w:tbl>
      <w:tblPr>
        <w:tblW w:w="10737" w:type="dxa"/>
        <w:tblLayout w:type="fixed"/>
        <w:tblCellMar>
          <w:left w:w="0" w:type="dxa"/>
          <w:right w:w="0" w:type="dxa"/>
        </w:tblCellMar>
        <w:tblLook w:val="0600" w:firstRow="0" w:lastRow="0" w:firstColumn="0" w:lastColumn="0" w:noHBand="1" w:noVBand="1"/>
      </w:tblPr>
      <w:tblGrid>
        <w:gridCol w:w="4481"/>
        <w:gridCol w:w="6256"/>
      </w:tblGrid>
      <w:tr w:rsidR="00C7497A" w:rsidRPr="009D2C09" w14:paraId="6B9218E3" w14:textId="77777777" w:rsidTr="00F30DC8">
        <w:trPr>
          <w:gridAfter w:val="1"/>
          <w:wAfter w:w="6256" w:type="dxa"/>
          <w:trHeight w:val="13"/>
        </w:trPr>
        <w:tc>
          <w:tcPr>
            <w:tcW w:w="4481" w:type="dxa"/>
            <w:tcBorders>
              <w:top w:val="single" w:sz="48" w:space="0" w:color="D83D27" w:themeColor="accent2"/>
            </w:tcBorders>
          </w:tcPr>
          <w:p w14:paraId="40F75559" w14:textId="77777777" w:rsidR="00C7497A" w:rsidRPr="009D2C09" w:rsidRDefault="00C7497A" w:rsidP="00F30DC8"/>
        </w:tc>
      </w:tr>
      <w:tr w:rsidR="00C7497A" w:rsidRPr="00620D24" w14:paraId="2C5A1F3C" w14:textId="77777777" w:rsidTr="00F30DC8">
        <w:trPr>
          <w:trHeight w:val="694"/>
        </w:trPr>
        <w:tc>
          <w:tcPr>
            <w:tcW w:w="10737" w:type="dxa"/>
            <w:gridSpan w:val="2"/>
          </w:tcPr>
          <w:p w14:paraId="5ED1A956" w14:textId="2795FDE8" w:rsidR="00C7497A" w:rsidRPr="00620D24" w:rsidRDefault="00C7497A" w:rsidP="00C7497A">
            <w:pPr>
              <w:pStyle w:val="Heading1"/>
              <w:ind w:right="5630"/>
            </w:pPr>
            <w:r>
              <w:t>RegulatorY Requirement</w:t>
            </w:r>
            <w:r w:rsidR="00F17D35">
              <w:t>s</w:t>
            </w:r>
            <w:r>
              <w:t xml:space="preserve"> &amp; Reference Links</w:t>
            </w:r>
          </w:p>
        </w:tc>
      </w:tr>
    </w:tbl>
    <w:p w14:paraId="3FF4554B" w14:textId="4725234C" w:rsidR="00280409" w:rsidRDefault="00280409" w:rsidP="00FB520B">
      <w:r>
        <w:tab/>
      </w:r>
    </w:p>
    <w:p w14:paraId="5E7846D6" w14:textId="4D8821D4" w:rsidR="00A73937" w:rsidRDefault="00A73937" w:rsidP="00FB520B">
      <w:r w:rsidRPr="00E904B5">
        <w:rPr>
          <w:rFonts w:ascii="Arial Black" w:hAnsi="Arial Black" w:cs="Arial"/>
          <w:bCs/>
          <w:noProof/>
          <w:color w:val="FFFFFF" w:themeColor="background1"/>
          <w:szCs w:val="22"/>
          <w14:textOutline w14:w="19050" w14:cap="flat" w14:cmpd="sng" w14:algn="ctr">
            <w14:solidFill>
              <w14:schemeClr w14:val="accent2"/>
            </w14:solidFill>
            <w14:prstDash w14:val="solid"/>
            <w14:round/>
          </w14:textOutline>
        </w:rPr>
        <mc:AlternateContent>
          <mc:Choice Requires="wps">
            <w:drawing>
              <wp:anchor distT="45720" distB="45720" distL="114300" distR="114300" simplePos="0" relativeHeight="251765760" behindDoc="0" locked="0" layoutInCell="1" allowOverlap="1" wp14:anchorId="1E9C2F55" wp14:editId="10B53FC6">
                <wp:simplePos x="0" y="0"/>
                <wp:positionH relativeFrom="column">
                  <wp:posOffset>0</wp:posOffset>
                </wp:positionH>
                <wp:positionV relativeFrom="paragraph">
                  <wp:posOffset>168275</wp:posOffset>
                </wp:positionV>
                <wp:extent cx="2466975" cy="1404620"/>
                <wp:effectExtent l="0" t="0" r="9525" b="0"/>
                <wp:wrapSquare wrapText="bothSides"/>
                <wp:docPr id="99627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1404620"/>
                        </a:xfrm>
                        <a:prstGeom prst="rect">
                          <a:avLst/>
                        </a:prstGeom>
                        <a:solidFill>
                          <a:srgbClr val="FFFFFF"/>
                        </a:solidFill>
                        <a:ln w="9525">
                          <a:noFill/>
                          <a:miter lim="800000"/>
                          <a:headEnd/>
                          <a:tailEnd/>
                        </a:ln>
                      </wps:spPr>
                      <wps:txbx>
                        <w:txbxContent>
                          <w:p w14:paraId="1BE81E73" w14:textId="24F426EA" w:rsidR="00A73937" w:rsidRPr="00A73937" w:rsidRDefault="00A73937" w:rsidP="00A73937">
                            <w:pPr>
                              <w:rPr>
                                <w:sz w:val="72"/>
                                <w:szCs w:val="72"/>
                              </w:rPr>
                            </w:pPr>
                            <w:r w:rsidRPr="00A73937">
                              <w:rPr>
                                <w:rFonts w:ascii="Arial Black" w:hAnsi="Arial Black" w:cs="Arial"/>
                                <w:b/>
                                <w:color w:val="FFFFFF" w:themeColor="background1"/>
                                <w:sz w:val="72"/>
                                <w:szCs w:val="72"/>
                                <w14:textOutline w14:w="19050" w14:cap="flat" w14:cmpd="sng" w14:algn="ctr">
                                  <w14:solidFill>
                                    <w14:schemeClr w14:val="accent2"/>
                                  </w14:solidFill>
                                  <w14:prstDash w14:val="solid"/>
                                  <w14:round/>
                                </w14:textOutline>
                              </w:rPr>
                              <w:t>F</w:t>
                            </w:r>
                            <w:r w:rsidRPr="00A73937">
                              <w:rPr>
                                <w:rFonts w:ascii="Arial Black" w:hAnsi="Arial Black" w:cs="Arial"/>
                                <w:b/>
                                <w:color w:val="FFFFFF" w:themeColor="background1"/>
                                <w:sz w:val="72"/>
                                <w:szCs w:val="72"/>
                                <w14:textOutline w14:w="19050" w14:cap="flat" w14:cmpd="sng" w14:algn="ctr">
                                  <w14:solidFill>
                                    <w14:schemeClr w14:val="accent2"/>
                                  </w14:solidFill>
                                  <w14:prstDash w14:val="solid"/>
                                  <w14:round/>
                                </w14:textOutline>
                              </w:rPr>
                              <w:t>INTRAC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9C2F55" id="_x0000_s1043" type="#_x0000_t202" style="position:absolute;margin-left:0;margin-top:13.25pt;width:194.25pt;height:110.6pt;z-index:2517657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5psEwIAAP8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" stroked="f">
                <v:textbox style="mso-fit-shape-to-text:t">
                  <w:txbxContent>
                    <w:p w14:paraId="1BE81E73" w14:textId="24F426EA" w:rsidR="00A73937" w:rsidRPr="00A73937" w:rsidRDefault="00A73937" w:rsidP="00A73937">
                      <w:pPr>
                        <w:rPr>
                          <w:sz w:val="72"/>
                          <w:szCs w:val="72"/>
                        </w:rPr>
                      </w:pPr>
                      <w:r w:rsidRPr="00A73937">
                        <w:rPr>
                          <w:rFonts w:ascii="Arial Black" w:hAnsi="Arial Black" w:cs="Arial"/>
                          <w:b/>
                          <w:color w:val="FFFFFF" w:themeColor="background1"/>
                          <w:sz w:val="72"/>
                          <w:szCs w:val="72"/>
                          <w14:textOutline w14:w="19050" w14:cap="flat" w14:cmpd="sng" w14:algn="ctr">
                            <w14:solidFill>
                              <w14:schemeClr w14:val="accent2"/>
                            </w14:solidFill>
                            <w14:prstDash w14:val="solid"/>
                            <w14:round/>
                          </w14:textOutline>
                        </w:rPr>
                        <w:t>F</w:t>
                      </w:r>
                      <w:r w:rsidRPr="00A73937">
                        <w:rPr>
                          <w:rFonts w:ascii="Arial Black" w:hAnsi="Arial Black" w:cs="Arial"/>
                          <w:b/>
                          <w:color w:val="FFFFFF" w:themeColor="background1"/>
                          <w:sz w:val="72"/>
                          <w:szCs w:val="72"/>
                          <w14:textOutline w14:w="19050" w14:cap="flat" w14:cmpd="sng" w14:algn="ctr">
                            <w14:solidFill>
                              <w14:schemeClr w14:val="accent2"/>
                            </w14:solidFill>
                            <w14:prstDash w14:val="solid"/>
                            <w14:round/>
                          </w14:textOutline>
                        </w:rPr>
                        <w:t>INTRAC</w:t>
                      </w:r>
                    </w:p>
                  </w:txbxContent>
                </v:textbox>
                <w10:wrap type="square"/>
              </v:shape>
            </w:pict>
          </mc:Fallback>
        </mc:AlternateContent>
      </w:r>
    </w:p>
    <w:p w14:paraId="5B47AEB3" w14:textId="5AAA2CDE" w:rsidR="00A73937" w:rsidRDefault="00A73937" w:rsidP="00FB520B"/>
    <w:p w14:paraId="46EB38A7" w14:textId="248F7FBC" w:rsidR="00A73937" w:rsidRDefault="00A73937" w:rsidP="00FB520B"/>
    <w:p w14:paraId="2D119034" w14:textId="5D444677" w:rsidR="00A73937" w:rsidRPr="00A73937" w:rsidRDefault="00A73937" w:rsidP="00FB520B">
      <w:pPr>
        <w:rPr>
          <w:color w:val="0D0D0D" w:themeColor="text1" w:themeTint="F2"/>
        </w:rPr>
      </w:pPr>
      <w:hyperlink r:id="rId36" w:history="1">
        <w:r w:rsidRPr="00A73937">
          <w:rPr>
            <w:rStyle w:val="Hyperlink"/>
            <w:color w:val="0D0D0D" w:themeColor="text1" w:themeTint="F2"/>
          </w:rPr>
          <w:t>Financial Transactions and Reports Analysis Centre of Canada</w:t>
        </w:r>
      </w:hyperlink>
    </w:p>
    <w:p w14:paraId="471E3507" w14:textId="43671F0E" w:rsidR="00A73937" w:rsidRDefault="00A73937" w:rsidP="00FB520B"/>
    <w:p w14:paraId="380F6F0B" w14:textId="78FE66A1" w:rsidR="00A73937" w:rsidRDefault="00A73937" w:rsidP="00FB520B"/>
    <w:p w14:paraId="1F571C7E" w14:textId="48E9452B" w:rsidR="00E904B5" w:rsidRDefault="00E904B5" w:rsidP="00FB520B">
      <w:r w:rsidRPr="00E904B5">
        <w:rPr>
          <w:rFonts w:ascii="Arial Black" w:hAnsi="Arial Black" w:cs="Arial"/>
          <w:bCs/>
          <w:noProof/>
          <w:color w:val="FFFFFF" w:themeColor="background1"/>
          <w:szCs w:val="22"/>
          <w14:textOutline w14:w="19050" w14:cap="flat" w14:cmpd="sng" w14:algn="ctr">
            <w14:solidFill>
              <w14:schemeClr w14:val="accent2"/>
            </w14:solidFill>
            <w14:prstDash w14:val="solid"/>
            <w14:round/>
          </w14:textOutline>
        </w:rPr>
        <mc:AlternateContent>
          <mc:Choice Requires="wps">
            <w:drawing>
              <wp:anchor distT="45720" distB="45720" distL="114300" distR="114300" simplePos="0" relativeHeight="251763712" behindDoc="0" locked="0" layoutInCell="1" allowOverlap="1" wp14:anchorId="0432D38C" wp14:editId="079F98CA">
                <wp:simplePos x="0" y="0"/>
                <wp:positionH relativeFrom="column">
                  <wp:posOffset>-635</wp:posOffset>
                </wp:positionH>
                <wp:positionV relativeFrom="paragraph">
                  <wp:posOffset>33032</wp:posOffset>
                </wp:positionV>
                <wp:extent cx="1638935" cy="1404620"/>
                <wp:effectExtent l="0" t="0" r="0" b="0"/>
                <wp:wrapSquare wrapText="bothSides"/>
                <wp:docPr id="759145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404620"/>
                        </a:xfrm>
                        <a:prstGeom prst="rect">
                          <a:avLst/>
                        </a:prstGeom>
                        <a:solidFill>
                          <a:srgbClr val="FFFFFF"/>
                        </a:solidFill>
                        <a:ln w="9525">
                          <a:noFill/>
                          <a:miter lim="800000"/>
                          <a:headEnd/>
                          <a:tailEnd/>
                        </a:ln>
                      </wps:spPr>
                      <wps:txbx>
                        <w:txbxContent>
                          <w:p w14:paraId="69DE6E5C" w14:textId="3E2DAFDF" w:rsidR="00E904B5" w:rsidRDefault="00E904B5">
                            <w:r w:rsidRPr="00E904B5">
                              <w:rPr>
                                <w:rFonts w:ascii="Arial Black" w:hAnsi="Arial Black" w:cs="Arial"/>
                                <w:b/>
                                <w:color w:val="FFFFFF" w:themeColor="background1"/>
                                <w:sz w:val="76"/>
                                <w:szCs w:val="76"/>
                                <w14:textOutline w14:w="19050" w14:cap="flat" w14:cmpd="sng" w14:algn="ctr">
                                  <w14:solidFill>
                                    <w14:schemeClr w14:val="accent2"/>
                                  </w14:solidFill>
                                  <w14:prstDash w14:val="solid"/>
                                  <w14:round/>
                                </w14:textOutline>
                              </w:rPr>
                              <w:t>FSRA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32D38C" id="_x0000_s1044" type="#_x0000_t202" style="position:absolute;margin-left:-.05pt;margin-top:2.6pt;width:129.05pt;height:110.6pt;z-index:251763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" stroked="f">
                <v:textbox style="mso-fit-shape-to-text:t">
                  <w:txbxContent>
                    <w:p w14:paraId="69DE6E5C" w14:textId="3E2DAFDF" w:rsidR="00E904B5" w:rsidRDefault="00E904B5">
                      <w:r w:rsidRPr="00E904B5">
                        <w:rPr>
                          <w:rFonts w:ascii="Arial Black" w:hAnsi="Arial Black" w:cs="Arial"/>
                          <w:b/>
                          <w:color w:val="FFFFFF" w:themeColor="background1"/>
                          <w:sz w:val="76"/>
                          <w:szCs w:val="76"/>
                          <w14:textOutline w14:w="19050" w14:cap="flat" w14:cmpd="sng" w14:algn="ctr">
                            <w14:solidFill>
                              <w14:schemeClr w14:val="accent2"/>
                            </w14:solidFill>
                            <w14:prstDash w14:val="solid"/>
                            <w14:round/>
                          </w14:textOutline>
                        </w:rPr>
                        <w:t>FSRA</w:t>
                      </w:r>
                    </w:p>
                  </w:txbxContent>
                </v:textbox>
                <w10:wrap type="square"/>
              </v:shape>
            </w:pict>
          </mc:Fallback>
        </mc:AlternateContent>
      </w:r>
    </w:p>
    <w:p w14:paraId="0E8BFE60" w14:textId="4750ECBF" w:rsidR="00E904B5" w:rsidRDefault="00E904B5" w:rsidP="00FB520B"/>
    <w:p w14:paraId="2EE527C9" w14:textId="1EBA502C" w:rsidR="00E904B5" w:rsidRPr="00E904B5" w:rsidRDefault="00E904B5" w:rsidP="00FB520B">
      <w:pPr>
        <w:rPr>
          <w:color w:val="0D0D0D" w:themeColor="text1" w:themeTint="F2"/>
        </w:rPr>
      </w:pPr>
      <w:hyperlink r:id="rId37" w:history="1">
        <w:r w:rsidRPr="00E904B5">
          <w:rPr>
            <w:rStyle w:val="Hyperlink"/>
            <w:color w:val="0D0D0D" w:themeColor="text1" w:themeTint="F2"/>
          </w:rPr>
          <w:t>Financial Services Regulatory of Ontario</w:t>
        </w:r>
      </w:hyperlink>
    </w:p>
    <w:p w14:paraId="2A942A52" w14:textId="074DA86F" w:rsidR="00E904B5" w:rsidRDefault="00E904B5" w:rsidP="00FB520B"/>
    <w:p w14:paraId="51B9523C" w14:textId="445FAA8E" w:rsidR="00E904B5" w:rsidRDefault="00E904B5" w:rsidP="00FB520B"/>
    <w:p w14:paraId="1CB6C224" w14:textId="2B5E7EC1" w:rsidR="00280409" w:rsidRDefault="00A73937" w:rsidP="00FB520B">
      <w:pPr>
        <w:rPr>
          <w:color w:val="6C1E13" w:themeColor="accent2" w:themeShade="80"/>
        </w:rPr>
      </w:pPr>
      <w:r>
        <w:rPr>
          <w:noProof/>
          <w:color w:val="D83D27" w:themeColor="accent2"/>
        </w:rPr>
        <mc:AlternateContent>
          <mc:Choice Requires="wpg">
            <w:drawing>
              <wp:anchor distT="0" distB="0" distL="114300" distR="114300" simplePos="0" relativeHeight="251768832" behindDoc="0" locked="0" layoutInCell="1" allowOverlap="1" wp14:anchorId="63318A4D" wp14:editId="145C3FDC">
                <wp:simplePos x="0" y="0"/>
                <wp:positionH relativeFrom="column">
                  <wp:posOffset>172528</wp:posOffset>
                </wp:positionH>
                <wp:positionV relativeFrom="paragraph">
                  <wp:posOffset>61403</wp:posOffset>
                </wp:positionV>
                <wp:extent cx="828040" cy="1138280"/>
                <wp:effectExtent l="0" t="0" r="0" b="5080"/>
                <wp:wrapSquare wrapText="bothSides"/>
                <wp:docPr id="946470683" name="Group 45"/>
                <wp:cNvGraphicFramePr/>
                <a:graphic xmlns:a="http://schemas.openxmlformats.org/drawingml/2006/main">
                  <a:graphicData uri="http://schemas.microsoft.com/office/word/2010/wordprocessingGroup">
                    <wpg:wgp>
                      <wpg:cNvGrpSpPr/>
                      <wpg:grpSpPr>
                        <a:xfrm>
                          <a:off x="0" y="0"/>
                          <a:ext cx="828040" cy="1138280"/>
                          <a:chOff x="0" y="0"/>
                          <a:chExt cx="828040" cy="1138280"/>
                        </a:xfrm>
                      </wpg:grpSpPr>
                      <pic:pic xmlns:pic="http://schemas.openxmlformats.org/drawingml/2006/picture">
                        <pic:nvPicPr>
                          <pic:cNvPr id="994726035" name="Graphic 44" descr="Maple Leaf outline"/>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828040" cy="828040"/>
                          </a:xfrm>
                          <a:prstGeom prst="rect">
                            <a:avLst/>
                          </a:prstGeom>
                        </pic:spPr>
                      </pic:pic>
                      <wps:wsp>
                        <wps:cNvPr id="1472105184" name="Text Box 2"/>
                        <wps:cNvSpPr txBox="1">
                          <a:spLocks noChangeArrowheads="1"/>
                        </wps:cNvSpPr>
                        <wps:spPr bwMode="auto">
                          <a:xfrm>
                            <a:off x="77638" y="819510"/>
                            <a:ext cx="749935" cy="318770"/>
                          </a:xfrm>
                          <a:prstGeom prst="rect">
                            <a:avLst/>
                          </a:prstGeom>
                          <a:solidFill>
                            <a:srgbClr val="FFFFFF"/>
                          </a:solidFill>
                          <a:ln w="9525">
                            <a:noFill/>
                            <a:miter lim="800000"/>
                            <a:headEnd/>
                            <a:tailEnd/>
                          </a:ln>
                        </wps:spPr>
                        <wps:txbx>
                          <w:txbxContent>
                            <w:p w14:paraId="0B425471" w14:textId="2226F4FA" w:rsidR="00A73937" w:rsidRPr="00A73937" w:rsidRDefault="00A73937" w:rsidP="00DC639B">
                              <w:pPr>
                                <w:jc w:val="center"/>
                                <w:rPr>
                                  <w:color w:val="000000" w:themeColor="text1"/>
                                  <w:sz w:val="26"/>
                                  <w:szCs w:val="26"/>
                                  <w:lang w:val="en-CA"/>
                                  <w14:textOutline w14:w="9525" w14:cap="rnd" w14:cmpd="sng" w14:algn="ctr">
                                    <w14:solidFill>
                                      <w14:schemeClr w14:val="tx1"/>
                                    </w14:solidFill>
                                    <w14:prstDash w14:val="solid"/>
                                    <w14:bevel/>
                                  </w14:textOutline>
                                </w:rPr>
                              </w:pPr>
                              <w:r w:rsidRPr="00A73937">
                                <w:rPr>
                                  <w:color w:val="000000" w:themeColor="text1"/>
                                  <w:sz w:val="26"/>
                                  <w:szCs w:val="26"/>
                                  <w:lang w:val="en-CA"/>
                                  <w14:textOutline w14:w="9525" w14:cap="rnd" w14:cmpd="sng" w14:algn="ctr">
                                    <w14:solidFill>
                                      <w14:schemeClr w14:val="tx1"/>
                                    </w14:solidFill>
                                    <w14:prstDash w14:val="solid"/>
                                    <w14:bevel/>
                                  </w14:textOutline>
                                </w:rPr>
                                <w:t>PIPEDA</w:t>
                              </w:r>
                            </w:p>
                          </w:txbxContent>
                        </wps:txbx>
                        <wps:bodyPr rot="0" vert="horz" wrap="square" lIns="91440" tIns="45720" rIns="91440" bIns="45720" anchor="t" anchorCtr="0">
                          <a:noAutofit/>
                        </wps:bodyPr>
                      </wps:wsp>
                    </wpg:wgp>
                  </a:graphicData>
                </a:graphic>
              </wp:anchor>
            </w:drawing>
          </mc:Choice>
          <mc:Fallback>
            <w:pict>
              <v:group w14:anchorId="63318A4D" id="Group 45" o:spid="_x0000_s1045" style="position:absolute;margin-left:13.6pt;margin-top:4.85pt;width:65.2pt;height:89.65pt;z-index:251768832" coordsize="8280,113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4" o:spid="_x0000_s1046" type="#_x0000_t75" alt="Maple Leaf outline" style="position:absolute;width:828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">
                  <v:imagedata r:id="rId40" o:title="Maple Leaf outline"/>
                </v:shape>
                <v:shape id="_x0000_s1047" type="#_x0000_t202" style="position:absolute;left:776;top:8195;width:7499;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" stroked="f">
                  <v:textbox>
                    <w:txbxContent>
                      <w:p w14:paraId="0B425471" w14:textId="2226F4FA" w:rsidR="00A73937" w:rsidRPr="00A73937" w:rsidRDefault="00A73937" w:rsidP="00DC639B">
                        <w:pPr>
                          <w:jc w:val="center"/>
                          <w:rPr>
                            <w:color w:val="000000" w:themeColor="text1"/>
                            <w:sz w:val="26"/>
                            <w:szCs w:val="26"/>
                            <w:lang w:val="en-CA"/>
                            <w14:textOutline w14:w="9525" w14:cap="rnd" w14:cmpd="sng" w14:algn="ctr">
                              <w14:solidFill>
                                <w14:schemeClr w14:val="tx1"/>
                              </w14:solidFill>
                              <w14:prstDash w14:val="solid"/>
                              <w14:bevel/>
                            </w14:textOutline>
                          </w:rPr>
                        </w:pPr>
                        <w:r w:rsidRPr="00A73937">
                          <w:rPr>
                            <w:color w:val="000000" w:themeColor="text1"/>
                            <w:sz w:val="26"/>
                            <w:szCs w:val="26"/>
                            <w:lang w:val="en-CA"/>
                            <w14:textOutline w14:w="9525" w14:cap="rnd" w14:cmpd="sng" w14:algn="ctr">
                              <w14:solidFill>
                                <w14:schemeClr w14:val="tx1"/>
                              </w14:solidFill>
                              <w14:prstDash w14:val="solid"/>
                              <w14:bevel/>
                            </w14:textOutline>
                          </w:rPr>
                          <w:t>PIPEDA</w:t>
                        </w:r>
                      </w:p>
                    </w:txbxContent>
                  </v:textbox>
                </v:shape>
                <w10:wrap type="square"/>
              </v:group>
            </w:pict>
          </mc:Fallback>
        </mc:AlternateContent>
      </w:r>
    </w:p>
    <w:p w14:paraId="5A8DF5F0" w14:textId="1E6D5B01" w:rsidR="00E904B5" w:rsidRDefault="00E904B5" w:rsidP="00FB520B">
      <w:pPr>
        <w:rPr>
          <w:color w:val="0D0D0D" w:themeColor="text1" w:themeTint="F2"/>
        </w:rPr>
      </w:pPr>
    </w:p>
    <w:p w14:paraId="6D6B251C" w14:textId="2BDBE8C5" w:rsidR="00E904B5" w:rsidRDefault="00E904B5" w:rsidP="00FB520B">
      <w:pPr>
        <w:rPr>
          <w:color w:val="0D0D0D" w:themeColor="text1" w:themeTint="F2"/>
        </w:rPr>
      </w:pPr>
    </w:p>
    <w:p w14:paraId="41979BF2" w14:textId="512030C5" w:rsidR="00075038" w:rsidRDefault="00A73937" w:rsidP="00FB520B">
      <w:pPr>
        <w:rPr>
          <w:color w:val="0D0D0D" w:themeColor="text1" w:themeTint="F2"/>
        </w:rPr>
      </w:pPr>
      <w:r>
        <w:rPr>
          <w:color w:val="0D0D0D" w:themeColor="text1" w:themeTint="F2"/>
        </w:rPr>
        <w:t xml:space="preserve">  </w:t>
      </w:r>
      <w:hyperlink r:id="rId41" w:history="1">
        <w:r w:rsidR="00075038" w:rsidRPr="00280409">
          <w:rPr>
            <w:rStyle w:val="Hyperlink"/>
            <w:color w:val="0D0D0D" w:themeColor="text1" w:themeTint="F2"/>
          </w:rPr>
          <w:t>Personal Information Protection and Electronic Documents Act</w:t>
        </w:r>
      </w:hyperlink>
    </w:p>
    <w:p w14:paraId="4A26B5EC" w14:textId="77777777" w:rsidR="00AA1695" w:rsidRDefault="00AA1695" w:rsidP="00FB520B">
      <w:pPr>
        <w:rPr>
          <w:color w:val="0D0D0D" w:themeColor="text1" w:themeTint="F2"/>
        </w:rPr>
      </w:pPr>
    </w:p>
    <w:p w14:paraId="49942CF1" w14:textId="77777777" w:rsidR="00AA1695" w:rsidRDefault="00AA1695" w:rsidP="00FB520B">
      <w:pPr>
        <w:rPr>
          <w:color w:val="0D0D0D" w:themeColor="text1" w:themeTint="F2"/>
        </w:rPr>
      </w:pPr>
    </w:p>
    <w:p w14:paraId="3F8FE76C" w14:textId="77777777" w:rsidR="00AA1695" w:rsidRDefault="00AA1695" w:rsidP="00FB520B">
      <w:pPr>
        <w:rPr>
          <w:color w:val="0D0D0D" w:themeColor="text1" w:themeTint="F2"/>
        </w:rPr>
      </w:pPr>
    </w:p>
    <w:p w14:paraId="40CD01D8" w14:textId="059E75D8" w:rsidR="00AA1695" w:rsidRDefault="00DC639B" w:rsidP="00FB520B">
      <w:pPr>
        <w:rPr>
          <w:color w:val="0D0D0D" w:themeColor="text1" w:themeTint="F2"/>
        </w:rPr>
      </w:pPr>
      <w:r>
        <w:rPr>
          <w:noProof/>
          <w:color w:val="000000" w:themeColor="text1"/>
        </w:rPr>
        <mc:AlternateContent>
          <mc:Choice Requires="wpg">
            <w:drawing>
              <wp:anchor distT="0" distB="0" distL="114300" distR="114300" simplePos="0" relativeHeight="251772928" behindDoc="0" locked="0" layoutInCell="1" allowOverlap="1" wp14:anchorId="7062A70B" wp14:editId="3DD6F77A">
                <wp:simplePos x="0" y="0"/>
                <wp:positionH relativeFrom="column">
                  <wp:posOffset>114300</wp:posOffset>
                </wp:positionH>
                <wp:positionV relativeFrom="paragraph">
                  <wp:posOffset>66675</wp:posOffset>
                </wp:positionV>
                <wp:extent cx="990600" cy="1219200"/>
                <wp:effectExtent l="0" t="0" r="0" b="0"/>
                <wp:wrapSquare wrapText="bothSides"/>
                <wp:docPr id="1885184253" name="Group 47"/>
                <wp:cNvGraphicFramePr/>
                <a:graphic xmlns:a="http://schemas.openxmlformats.org/drawingml/2006/main">
                  <a:graphicData uri="http://schemas.microsoft.com/office/word/2010/wordprocessingGroup">
                    <wpg:wgp>
                      <wpg:cNvGrpSpPr/>
                      <wpg:grpSpPr>
                        <a:xfrm>
                          <a:off x="0" y="0"/>
                          <a:ext cx="990600" cy="1219200"/>
                          <a:chOff x="0" y="0"/>
                          <a:chExt cx="914400" cy="1147014"/>
                        </a:xfrm>
                      </wpg:grpSpPr>
                      <pic:pic xmlns:pic="http://schemas.openxmlformats.org/drawingml/2006/picture">
                        <pic:nvPicPr>
                          <pic:cNvPr id="448346151" name="Picture 4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wps:wsp>
                        <wps:cNvPr id="1132182883" name="Text Box 2"/>
                        <wps:cNvSpPr txBox="1">
                          <a:spLocks noChangeArrowheads="1"/>
                        </wps:cNvSpPr>
                        <wps:spPr bwMode="auto">
                          <a:xfrm>
                            <a:off x="163902" y="845389"/>
                            <a:ext cx="594995" cy="301625"/>
                          </a:xfrm>
                          <a:prstGeom prst="rect">
                            <a:avLst/>
                          </a:prstGeom>
                          <a:solidFill>
                            <a:srgbClr val="FFFFFF"/>
                          </a:solidFill>
                          <a:ln w="9525">
                            <a:noFill/>
                            <a:miter lim="800000"/>
                            <a:headEnd/>
                            <a:tailEnd/>
                          </a:ln>
                        </wps:spPr>
                        <wps:txbx>
                          <w:txbxContent>
                            <w:p w14:paraId="4143613F" w14:textId="1314E662" w:rsidR="00DC639B" w:rsidRPr="00DC639B" w:rsidRDefault="00DC639B" w:rsidP="00DC639B">
                              <w:pPr>
                                <w:jc w:val="center"/>
                                <w:rPr>
                                  <w:b/>
                                  <w:bCs/>
                                  <w:sz w:val="26"/>
                                  <w:szCs w:val="26"/>
                                </w:rPr>
                              </w:pPr>
                              <w:r w:rsidRPr="00DC639B">
                                <w:rPr>
                                  <w:b/>
                                  <w:bCs/>
                                  <w:sz w:val="26"/>
                                  <w:szCs w:val="26"/>
                                </w:rPr>
                                <w:t>OSFI</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062A70B" id="Group 47" o:spid="_x0000_s1048" style="position:absolute;margin-left:9pt;margin-top:5.25pt;width:78pt;height:96pt;z-index:251772928;mso-width-relative:margin;mso-height-relative:margin" coordsize="9144,11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">
                <v:shape id="Picture 46" o:spid="_x0000_s1049" type="#_x0000_t75"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">
                  <v:imagedata r:id="rId43" o:title=""/>
                </v:shape>
                <v:shape id="_x0000_s1050" type="#_x0000_t202" style="position:absolute;left:1639;top:8453;width:5949;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" stroked="f">
                  <v:textbox>
                    <w:txbxContent>
                      <w:p w14:paraId="4143613F" w14:textId="1314E662" w:rsidR="00DC639B" w:rsidRPr="00DC639B" w:rsidRDefault="00DC639B" w:rsidP="00DC639B">
                        <w:pPr>
                          <w:jc w:val="center"/>
                          <w:rPr>
                            <w:b/>
                            <w:bCs/>
                            <w:sz w:val="26"/>
                            <w:szCs w:val="26"/>
                          </w:rPr>
                        </w:pPr>
                        <w:r w:rsidRPr="00DC639B">
                          <w:rPr>
                            <w:b/>
                            <w:bCs/>
                            <w:sz w:val="26"/>
                            <w:szCs w:val="26"/>
                          </w:rPr>
                          <w:t>OSFI</w:t>
                        </w:r>
                      </w:p>
                    </w:txbxContent>
                  </v:textbox>
                </v:shape>
                <w10:wrap type="square"/>
              </v:group>
            </w:pict>
          </mc:Fallback>
        </mc:AlternateContent>
      </w:r>
    </w:p>
    <w:p w14:paraId="2A8029C3" w14:textId="622D7997" w:rsidR="00AA1695" w:rsidRDefault="00AA1695" w:rsidP="00FB520B">
      <w:pPr>
        <w:rPr>
          <w:color w:val="0D0D0D" w:themeColor="text1" w:themeTint="F2"/>
        </w:rPr>
      </w:pPr>
    </w:p>
    <w:p w14:paraId="4809ED89" w14:textId="1F91C8D5" w:rsidR="00AA1695" w:rsidRDefault="00AA1695" w:rsidP="00FB520B">
      <w:pPr>
        <w:rPr>
          <w:color w:val="0D0D0D" w:themeColor="text1" w:themeTint="F2"/>
        </w:rPr>
      </w:pPr>
    </w:p>
    <w:p w14:paraId="20E76A6D" w14:textId="50850AEC" w:rsidR="00AA1695" w:rsidRPr="00DC639B" w:rsidRDefault="00DC639B" w:rsidP="00FB520B">
      <w:pPr>
        <w:rPr>
          <w:color w:val="0D0D0D" w:themeColor="text1" w:themeTint="F2"/>
        </w:rPr>
      </w:pPr>
      <w:hyperlink r:id="rId44" w:history="1">
        <w:r w:rsidRPr="00DC639B">
          <w:rPr>
            <w:rStyle w:val="Hyperlink"/>
            <w:color w:val="0D0D0D" w:themeColor="text1" w:themeTint="F2"/>
          </w:rPr>
          <w:t>Office of the Superintendent of Financial Institutions</w:t>
        </w:r>
      </w:hyperlink>
    </w:p>
    <w:p w14:paraId="4DB357B4" w14:textId="77777777" w:rsidR="00DC639B" w:rsidRDefault="00DC639B" w:rsidP="00FB520B">
      <w:pPr>
        <w:rPr>
          <w:color w:val="0D0D0D" w:themeColor="text1" w:themeTint="F2"/>
        </w:rPr>
      </w:pPr>
    </w:p>
    <w:p w14:paraId="32D5AB86" w14:textId="3FBEB79E" w:rsidR="00DC639B" w:rsidRDefault="00DC639B" w:rsidP="00FB520B">
      <w:pPr>
        <w:rPr>
          <w:color w:val="0D0D0D" w:themeColor="text1" w:themeTint="F2"/>
        </w:rPr>
      </w:pPr>
    </w:p>
    <w:p w14:paraId="136E2708" w14:textId="6DD206CE" w:rsidR="00DC639B" w:rsidRDefault="00DC639B" w:rsidP="00FB520B">
      <w:pPr>
        <w:rPr>
          <w:color w:val="0D0D0D" w:themeColor="text1" w:themeTint="F2"/>
        </w:rPr>
      </w:pPr>
    </w:p>
    <w:p w14:paraId="2DE6DF04" w14:textId="2F107423" w:rsidR="00DC639B" w:rsidRDefault="00DC639B" w:rsidP="00FB520B">
      <w:pPr>
        <w:rPr>
          <w:color w:val="0D0D0D" w:themeColor="text1" w:themeTint="F2"/>
        </w:rPr>
      </w:pPr>
    </w:p>
    <w:p w14:paraId="48011A71" w14:textId="5A308218" w:rsidR="00DC639B" w:rsidRPr="00280409" w:rsidRDefault="00DC639B" w:rsidP="00FB520B">
      <w:pPr>
        <w:rPr>
          <w:color w:val="0D0D0D" w:themeColor="text1" w:themeTint="F2"/>
        </w:rPr>
      </w:pPr>
    </w:p>
    <w:sectPr w:rsidR="00DC639B" w:rsidRPr="00280409"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BD6E7" w14:textId="77777777" w:rsidR="00D8473A" w:rsidRDefault="00D8473A" w:rsidP="00B7244E">
      <w:r>
        <w:separator/>
      </w:r>
    </w:p>
  </w:endnote>
  <w:endnote w:type="continuationSeparator" w:id="0">
    <w:p w14:paraId="3B9DC4B4" w14:textId="77777777" w:rsidR="00D8473A" w:rsidRDefault="00D8473A" w:rsidP="00B7244E">
      <w:r>
        <w:continuationSeparator/>
      </w:r>
    </w:p>
  </w:endnote>
  <w:endnote w:type="continuationNotice" w:id="1">
    <w:p w14:paraId="679766E9" w14:textId="77777777" w:rsidR="00D8473A" w:rsidRDefault="00D847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Times New Roman (Headings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51E9" w14:textId="36A2AB06" w:rsidR="00B45EF7" w:rsidRPr="00B45EF7" w:rsidRDefault="00622FE2" w:rsidP="003D71D4">
    <w:pPr>
      <w:pStyle w:val="Footer"/>
    </w:pPr>
    <w:r>
      <w:t>Risk management plan</w:t>
    </w:r>
    <w:r w:rsidR="00663E1B">
      <w:t xml:space="preserve"> – Group 1</w:t>
    </w:r>
    <w:r w:rsidR="00B45EF7" w:rsidRPr="00B45EF7">
      <w:tab/>
    </w:r>
    <w:sdt>
      <w:sdtPr>
        <w:rPr>
          <w:rStyle w:val="PageNumber"/>
        </w:rPr>
        <w:id w:val="396635694"/>
        <w:docPartObj>
          <w:docPartGallery w:val="Page Numbers (Bottom of Page)"/>
          <w:docPartUnique/>
        </w:docPartObj>
      </w:sdtPr>
      <w:sdtContent>
        <w:r w:rsidR="00B45EF7" w:rsidRPr="00B45EF7">
          <w:rPr>
            <w:rStyle w:val="PageNumber"/>
          </w:rPr>
          <w:fldChar w:fldCharType="begin"/>
        </w:r>
        <w:r w:rsidR="00B45EF7" w:rsidRPr="00B45EF7">
          <w:rPr>
            <w:rStyle w:val="PageNumber"/>
          </w:rPr>
          <w:instrText xml:space="preserve"> PAGE </w:instrText>
        </w:r>
        <w:r w:rsidR="00B45EF7" w:rsidRPr="00B45EF7">
          <w:rPr>
            <w:rStyle w:val="PageNumber"/>
          </w:rPr>
          <w:fldChar w:fldCharType="separate"/>
        </w:r>
        <w:r w:rsidR="00B45EF7" w:rsidRPr="00B45EF7">
          <w:rPr>
            <w:rStyle w:val="PageNumber"/>
          </w:rPr>
          <w:t>6</w:t>
        </w:r>
        <w:r w:rsidR="00B45EF7" w:rsidRPr="00B45EF7">
          <w:rPr>
            <w:rStyle w:val="PageNumber"/>
          </w:rPr>
          <w:fldChar w:fldCharType="end"/>
        </w:r>
      </w:sdtContent>
    </w:sdt>
  </w:p>
  <w:p w14:paraId="625965C5" w14:textId="77777777" w:rsidR="00AD2941" w:rsidRDefault="00AD2941" w:rsidP="003D7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21B00" w14:textId="77777777" w:rsidR="00D8473A" w:rsidRDefault="00D8473A" w:rsidP="00B7244E">
      <w:r>
        <w:separator/>
      </w:r>
    </w:p>
  </w:footnote>
  <w:footnote w:type="continuationSeparator" w:id="0">
    <w:p w14:paraId="3536A0C8" w14:textId="77777777" w:rsidR="00D8473A" w:rsidRDefault="00D8473A" w:rsidP="00B7244E">
      <w:r>
        <w:continuationSeparator/>
      </w:r>
    </w:p>
  </w:footnote>
  <w:footnote w:type="continuationNotice" w:id="1">
    <w:p w14:paraId="4DB32847" w14:textId="77777777" w:rsidR="00D8473A" w:rsidRDefault="00D847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50EFB6DA"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46AAFB"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0C5A" w14:textId="77777777" w:rsidR="0032399A" w:rsidRDefault="0032399A" w:rsidP="00B7244E">
    <w:pPr>
      <w:pStyle w:val="Header"/>
      <w:rPr>
        <w:rStyle w:val="PageNumber"/>
      </w:rPr>
    </w:pPr>
  </w:p>
  <w:p w14:paraId="1908EDFF"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7765A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56C05"/>
    <w:multiLevelType w:val="multilevel"/>
    <w:tmpl w:val="95D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C8492B"/>
    <w:multiLevelType w:val="multilevel"/>
    <w:tmpl w:val="E6CE0B1C"/>
    <w:lvl w:ilvl="0">
      <w:start w:val="1"/>
      <w:numFmt w:val="bullet"/>
      <w:pStyle w:val="Style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581923">
    <w:abstractNumId w:val="15"/>
  </w:num>
  <w:num w:numId="2" w16cid:durableId="2087876959">
    <w:abstractNumId w:val="11"/>
  </w:num>
  <w:num w:numId="3" w16cid:durableId="1337463316">
    <w:abstractNumId w:val="19"/>
  </w:num>
  <w:num w:numId="4" w16cid:durableId="203489483">
    <w:abstractNumId w:val="12"/>
  </w:num>
  <w:num w:numId="5" w16cid:durableId="183173771">
    <w:abstractNumId w:val="10"/>
  </w:num>
  <w:num w:numId="6" w16cid:durableId="1496262083">
    <w:abstractNumId w:val="13"/>
  </w:num>
  <w:num w:numId="7" w16cid:durableId="406221445">
    <w:abstractNumId w:val="16"/>
  </w:num>
  <w:num w:numId="8" w16cid:durableId="1518958521">
    <w:abstractNumId w:val="18"/>
  </w:num>
  <w:num w:numId="9" w16cid:durableId="1311403567">
    <w:abstractNumId w:val="20"/>
  </w:num>
  <w:num w:numId="10" w16cid:durableId="65030402">
    <w:abstractNumId w:val="0"/>
  </w:num>
  <w:num w:numId="11" w16cid:durableId="1142037335">
    <w:abstractNumId w:val="1"/>
  </w:num>
  <w:num w:numId="12" w16cid:durableId="455030424">
    <w:abstractNumId w:val="2"/>
  </w:num>
  <w:num w:numId="13" w16cid:durableId="518129801">
    <w:abstractNumId w:val="3"/>
  </w:num>
  <w:num w:numId="14" w16cid:durableId="1325622219">
    <w:abstractNumId w:val="8"/>
  </w:num>
  <w:num w:numId="15" w16cid:durableId="542137095">
    <w:abstractNumId w:val="4"/>
  </w:num>
  <w:num w:numId="16" w16cid:durableId="1812596630">
    <w:abstractNumId w:val="5"/>
  </w:num>
  <w:num w:numId="17" w16cid:durableId="393551715">
    <w:abstractNumId w:val="6"/>
  </w:num>
  <w:num w:numId="18" w16cid:durableId="1047290633">
    <w:abstractNumId w:val="7"/>
  </w:num>
  <w:num w:numId="19" w16cid:durableId="721248213">
    <w:abstractNumId w:val="9"/>
  </w:num>
  <w:num w:numId="20" w16cid:durableId="299069739">
    <w:abstractNumId w:val="17"/>
  </w:num>
  <w:num w:numId="21" w16cid:durableId="17624044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Haritun">
    <w15:presenceInfo w15:providerId="AD" w15:userId="S::charitun@myseneca.ca::819e8481-384a-41e6-af7b-7bb453c9ce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844"/>
    <w:rsid w:val="00000501"/>
    <w:rsid w:val="00000EF7"/>
    <w:rsid w:val="00005EAD"/>
    <w:rsid w:val="000160BE"/>
    <w:rsid w:val="0001759A"/>
    <w:rsid w:val="00017F7A"/>
    <w:rsid w:val="00021216"/>
    <w:rsid w:val="00022EDB"/>
    <w:rsid w:val="00023B43"/>
    <w:rsid w:val="000300EF"/>
    <w:rsid w:val="0004136F"/>
    <w:rsid w:val="00044129"/>
    <w:rsid w:val="00047A4E"/>
    <w:rsid w:val="00056B1A"/>
    <w:rsid w:val="00071CB3"/>
    <w:rsid w:val="00072C42"/>
    <w:rsid w:val="00073FC1"/>
    <w:rsid w:val="000749AA"/>
    <w:rsid w:val="00075038"/>
    <w:rsid w:val="000813DC"/>
    <w:rsid w:val="000817EE"/>
    <w:rsid w:val="00090800"/>
    <w:rsid w:val="000928EA"/>
    <w:rsid w:val="00092BF7"/>
    <w:rsid w:val="00093A1F"/>
    <w:rsid w:val="00095E7F"/>
    <w:rsid w:val="00097B3E"/>
    <w:rsid w:val="000A566B"/>
    <w:rsid w:val="000B53FE"/>
    <w:rsid w:val="000C02E5"/>
    <w:rsid w:val="000C0C84"/>
    <w:rsid w:val="000C19DD"/>
    <w:rsid w:val="000C2126"/>
    <w:rsid w:val="000D5485"/>
    <w:rsid w:val="000D7FD4"/>
    <w:rsid w:val="000E2ADE"/>
    <w:rsid w:val="000E4DDA"/>
    <w:rsid w:val="000E5C71"/>
    <w:rsid w:val="000F426F"/>
    <w:rsid w:val="000F4644"/>
    <w:rsid w:val="00104128"/>
    <w:rsid w:val="001132E1"/>
    <w:rsid w:val="00116422"/>
    <w:rsid w:val="001255D3"/>
    <w:rsid w:val="00125DF8"/>
    <w:rsid w:val="001320AC"/>
    <w:rsid w:val="001321EF"/>
    <w:rsid w:val="00134BC2"/>
    <w:rsid w:val="00136B70"/>
    <w:rsid w:val="00140206"/>
    <w:rsid w:val="00144FCE"/>
    <w:rsid w:val="0015019A"/>
    <w:rsid w:val="00153581"/>
    <w:rsid w:val="00157746"/>
    <w:rsid w:val="001641F1"/>
    <w:rsid w:val="00172161"/>
    <w:rsid w:val="0018213C"/>
    <w:rsid w:val="001840CD"/>
    <w:rsid w:val="001A26FE"/>
    <w:rsid w:val="001A2FA5"/>
    <w:rsid w:val="001A3DD4"/>
    <w:rsid w:val="001A531B"/>
    <w:rsid w:val="001A6F00"/>
    <w:rsid w:val="001B0AA9"/>
    <w:rsid w:val="001B27B9"/>
    <w:rsid w:val="001B28D2"/>
    <w:rsid w:val="001B72CC"/>
    <w:rsid w:val="001C353A"/>
    <w:rsid w:val="001D13FE"/>
    <w:rsid w:val="001D1DC4"/>
    <w:rsid w:val="001D2EC5"/>
    <w:rsid w:val="001E70AA"/>
    <w:rsid w:val="001F1356"/>
    <w:rsid w:val="001F3540"/>
    <w:rsid w:val="001F3EDC"/>
    <w:rsid w:val="001F4472"/>
    <w:rsid w:val="001F4E32"/>
    <w:rsid w:val="001F5074"/>
    <w:rsid w:val="001F5CAE"/>
    <w:rsid w:val="00206327"/>
    <w:rsid w:val="00206C67"/>
    <w:rsid w:val="002076EF"/>
    <w:rsid w:val="00215CD5"/>
    <w:rsid w:val="00225E3D"/>
    <w:rsid w:val="00233294"/>
    <w:rsid w:val="002340F4"/>
    <w:rsid w:val="00235F6B"/>
    <w:rsid w:val="00236C25"/>
    <w:rsid w:val="00251DD0"/>
    <w:rsid w:val="00256297"/>
    <w:rsid w:val="00256AC7"/>
    <w:rsid w:val="00261F11"/>
    <w:rsid w:val="002624F0"/>
    <w:rsid w:val="002664EF"/>
    <w:rsid w:val="00266A61"/>
    <w:rsid w:val="00272DF4"/>
    <w:rsid w:val="00277DE4"/>
    <w:rsid w:val="00280409"/>
    <w:rsid w:val="00296B35"/>
    <w:rsid w:val="0029769D"/>
    <w:rsid w:val="00297847"/>
    <w:rsid w:val="00297E4C"/>
    <w:rsid w:val="002A0961"/>
    <w:rsid w:val="002A0DBF"/>
    <w:rsid w:val="002A1890"/>
    <w:rsid w:val="002A1D0A"/>
    <w:rsid w:val="002A3F50"/>
    <w:rsid w:val="002A5BA5"/>
    <w:rsid w:val="002B25FC"/>
    <w:rsid w:val="002B3517"/>
    <w:rsid w:val="002B6DDC"/>
    <w:rsid w:val="002B6ED1"/>
    <w:rsid w:val="002C0407"/>
    <w:rsid w:val="002C1524"/>
    <w:rsid w:val="002C3D62"/>
    <w:rsid w:val="002C6262"/>
    <w:rsid w:val="002C633C"/>
    <w:rsid w:val="002D3E61"/>
    <w:rsid w:val="002D49C5"/>
    <w:rsid w:val="002E0DDD"/>
    <w:rsid w:val="002E2756"/>
    <w:rsid w:val="002E3BEA"/>
    <w:rsid w:val="002E5244"/>
    <w:rsid w:val="002E5502"/>
    <w:rsid w:val="002E70EC"/>
    <w:rsid w:val="002F16CE"/>
    <w:rsid w:val="002F1999"/>
    <w:rsid w:val="002F3F0C"/>
    <w:rsid w:val="002F56B0"/>
    <w:rsid w:val="00315FFC"/>
    <w:rsid w:val="003166B5"/>
    <w:rsid w:val="00316D05"/>
    <w:rsid w:val="0032007A"/>
    <w:rsid w:val="003204B4"/>
    <w:rsid w:val="00321263"/>
    <w:rsid w:val="00321AF3"/>
    <w:rsid w:val="0032399A"/>
    <w:rsid w:val="00324CF6"/>
    <w:rsid w:val="003250EA"/>
    <w:rsid w:val="00333E6A"/>
    <w:rsid w:val="003353A8"/>
    <w:rsid w:val="003361A5"/>
    <w:rsid w:val="0033759B"/>
    <w:rsid w:val="003547D1"/>
    <w:rsid w:val="0036302B"/>
    <w:rsid w:val="0037272C"/>
    <w:rsid w:val="0037798D"/>
    <w:rsid w:val="00384F04"/>
    <w:rsid w:val="0038636D"/>
    <w:rsid w:val="00387373"/>
    <w:rsid w:val="00390F1C"/>
    <w:rsid w:val="00391728"/>
    <w:rsid w:val="00392774"/>
    <w:rsid w:val="00394FEC"/>
    <w:rsid w:val="003A10AF"/>
    <w:rsid w:val="003A21CA"/>
    <w:rsid w:val="003A5D6B"/>
    <w:rsid w:val="003B2C93"/>
    <w:rsid w:val="003C0501"/>
    <w:rsid w:val="003C1D07"/>
    <w:rsid w:val="003C7515"/>
    <w:rsid w:val="003D127B"/>
    <w:rsid w:val="003D181F"/>
    <w:rsid w:val="003D4122"/>
    <w:rsid w:val="003D5CD3"/>
    <w:rsid w:val="003D630C"/>
    <w:rsid w:val="003D71D4"/>
    <w:rsid w:val="003F2CFC"/>
    <w:rsid w:val="003F6A04"/>
    <w:rsid w:val="00400A5D"/>
    <w:rsid w:val="0041043C"/>
    <w:rsid w:val="00412447"/>
    <w:rsid w:val="00412FBE"/>
    <w:rsid w:val="00415473"/>
    <w:rsid w:val="00415D62"/>
    <w:rsid w:val="00426B3C"/>
    <w:rsid w:val="0042742A"/>
    <w:rsid w:val="00432FF5"/>
    <w:rsid w:val="0043454C"/>
    <w:rsid w:val="00434DEB"/>
    <w:rsid w:val="004370EB"/>
    <w:rsid w:val="00441525"/>
    <w:rsid w:val="004465E6"/>
    <w:rsid w:val="004522CD"/>
    <w:rsid w:val="00452462"/>
    <w:rsid w:val="00456442"/>
    <w:rsid w:val="0046144F"/>
    <w:rsid w:val="004744CE"/>
    <w:rsid w:val="00475139"/>
    <w:rsid w:val="00475B12"/>
    <w:rsid w:val="004801BA"/>
    <w:rsid w:val="00484BCA"/>
    <w:rsid w:val="00484CA7"/>
    <w:rsid w:val="00487DF9"/>
    <w:rsid w:val="00494EE9"/>
    <w:rsid w:val="004A090E"/>
    <w:rsid w:val="004A0DED"/>
    <w:rsid w:val="004A6442"/>
    <w:rsid w:val="004C2B9F"/>
    <w:rsid w:val="004C5908"/>
    <w:rsid w:val="004C7861"/>
    <w:rsid w:val="004D0825"/>
    <w:rsid w:val="004D27CB"/>
    <w:rsid w:val="004E0C50"/>
    <w:rsid w:val="004E31F6"/>
    <w:rsid w:val="004E57A1"/>
    <w:rsid w:val="004E5C7F"/>
    <w:rsid w:val="004E7951"/>
    <w:rsid w:val="004F333B"/>
    <w:rsid w:val="004F6E1B"/>
    <w:rsid w:val="00504D86"/>
    <w:rsid w:val="005107DC"/>
    <w:rsid w:val="005166E5"/>
    <w:rsid w:val="005178D0"/>
    <w:rsid w:val="00520D2C"/>
    <w:rsid w:val="005221E5"/>
    <w:rsid w:val="005222E1"/>
    <w:rsid w:val="005255E5"/>
    <w:rsid w:val="00530530"/>
    <w:rsid w:val="005309AF"/>
    <w:rsid w:val="00531F59"/>
    <w:rsid w:val="00532372"/>
    <w:rsid w:val="0053513F"/>
    <w:rsid w:val="00536BAF"/>
    <w:rsid w:val="00541BF5"/>
    <w:rsid w:val="00541C21"/>
    <w:rsid w:val="005427F6"/>
    <w:rsid w:val="0054426D"/>
    <w:rsid w:val="00546C0B"/>
    <w:rsid w:val="00550068"/>
    <w:rsid w:val="005518C4"/>
    <w:rsid w:val="00552BC3"/>
    <w:rsid w:val="0056341A"/>
    <w:rsid w:val="005643C6"/>
    <w:rsid w:val="00567E9A"/>
    <w:rsid w:val="005708F0"/>
    <w:rsid w:val="00570A7C"/>
    <w:rsid w:val="00572FDF"/>
    <w:rsid w:val="005773E1"/>
    <w:rsid w:val="0058196D"/>
    <w:rsid w:val="00585C9D"/>
    <w:rsid w:val="005931E8"/>
    <w:rsid w:val="0059543A"/>
    <w:rsid w:val="005A1675"/>
    <w:rsid w:val="005A43BA"/>
    <w:rsid w:val="005A75DC"/>
    <w:rsid w:val="005A7D0F"/>
    <w:rsid w:val="005B3844"/>
    <w:rsid w:val="005B7521"/>
    <w:rsid w:val="005C5E61"/>
    <w:rsid w:val="005C6FD3"/>
    <w:rsid w:val="005D4761"/>
    <w:rsid w:val="005E2308"/>
    <w:rsid w:val="005E4BDF"/>
    <w:rsid w:val="005F3C2A"/>
    <w:rsid w:val="005F5175"/>
    <w:rsid w:val="006004AC"/>
    <w:rsid w:val="00603833"/>
    <w:rsid w:val="00605A82"/>
    <w:rsid w:val="00606470"/>
    <w:rsid w:val="006068D2"/>
    <w:rsid w:val="00614701"/>
    <w:rsid w:val="00620D24"/>
    <w:rsid w:val="00622FE2"/>
    <w:rsid w:val="00624E0C"/>
    <w:rsid w:val="006257AC"/>
    <w:rsid w:val="00626C5F"/>
    <w:rsid w:val="00626E2F"/>
    <w:rsid w:val="006314D5"/>
    <w:rsid w:val="0063313B"/>
    <w:rsid w:val="00654B90"/>
    <w:rsid w:val="006560DA"/>
    <w:rsid w:val="0066367C"/>
    <w:rsid w:val="00663E1B"/>
    <w:rsid w:val="0067284F"/>
    <w:rsid w:val="006A4ABE"/>
    <w:rsid w:val="006A692A"/>
    <w:rsid w:val="006A6CF2"/>
    <w:rsid w:val="006A7F36"/>
    <w:rsid w:val="006C0101"/>
    <w:rsid w:val="006C1CF5"/>
    <w:rsid w:val="006C60E6"/>
    <w:rsid w:val="006D1A41"/>
    <w:rsid w:val="006D33C2"/>
    <w:rsid w:val="006D5AB1"/>
    <w:rsid w:val="006E0CA6"/>
    <w:rsid w:val="006E36F0"/>
    <w:rsid w:val="006E5382"/>
    <w:rsid w:val="00701086"/>
    <w:rsid w:val="0070225B"/>
    <w:rsid w:val="00703E20"/>
    <w:rsid w:val="0070604C"/>
    <w:rsid w:val="007161C2"/>
    <w:rsid w:val="00744AAC"/>
    <w:rsid w:val="00747869"/>
    <w:rsid w:val="00752F43"/>
    <w:rsid w:val="00757285"/>
    <w:rsid w:val="00763721"/>
    <w:rsid w:val="007667FC"/>
    <w:rsid w:val="00766E44"/>
    <w:rsid w:val="007735A6"/>
    <w:rsid w:val="00780D61"/>
    <w:rsid w:val="007835FA"/>
    <w:rsid w:val="00791D0F"/>
    <w:rsid w:val="007A0285"/>
    <w:rsid w:val="007B3515"/>
    <w:rsid w:val="007B5ECB"/>
    <w:rsid w:val="007B684A"/>
    <w:rsid w:val="007B744F"/>
    <w:rsid w:val="007C1243"/>
    <w:rsid w:val="007C4FC6"/>
    <w:rsid w:val="007C5C45"/>
    <w:rsid w:val="007C6140"/>
    <w:rsid w:val="007C77BB"/>
    <w:rsid w:val="007D69A3"/>
    <w:rsid w:val="007D74A0"/>
    <w:rsid w:val="007E4AF1"/>
    <w:rsid w:val="007E6D49"/>
    <w:rsid w:val="007F4FB9"/>
    <w:rsid w:val="00801700"/>
    <w:rsid w:val="00803FEE"/>
    <w:rsid w:val="008052C7"/>
    <w:rsid w:val="008154B0"/>
    <w:rsid w:val="0081777C"/>
    <w:rsid w:val="00821B59"/>
    <w:rsid w:val="00822E71"/>
    <w:rsid w:val="0083037D"/>
    <w:rsid w:val="0083384A"/>
    <w:rsid w:val="00833C7F"/>
    <w:rsid w:val="00843B67"/>
    <w:rsid w:val="00843EB8"/>
    <w:rsid w:val="0085479B"/>
    <w:rsid w:val="00854D35"/>
    <w:rsid w:val="00857809"/>
    <w:rsid w:val="00860169"/>
    <w:rsid w:val="00867AD1"/>
    <w:rsid w:val="0087060B"/>
    <w:rsid w:val="00875C22"/>
    <w:rsid w:val="00876D14"/>
    <w:rsid w:val="00876F85"/>
    <w:rsid w:val="00877027"/>
    <w:rsid w:val="008776FD"/>
    <w:rsid w:val="008817F5"/>
    <w:rsid w:val="00884F59"/>
    <w:rsid w:val="008873D4"/>
    <w:rsid w:val="008924A2"/>
    <w:rsid w:val="008A24A7"/>
    <w:rsid w:val="008A64AA"/>
    <w:rsid w:val="008A6DCC"/>
    <w:rsid w:val="008A747B"/>
    <w:rsid w:val="008A7A8F"/>
    <w:rsid w:val="008B4763"/>
    <w:rsid w:val="008C3364"/>
    <w:rsid w:val="008D02B0"/>
    <w:rsid w:val="008D1BFA"/>
    <w:rsid w:val="008D2B3A"/>
    <w:rsid w:val="008D5F7A"/>
    <w:rsid w:val="008E2877"/>
    <w:rsid w:val="008E2C7F"/>
    <w:rsid w:val="008E4678"/>
    <w:rsid w:val="008E5A83"/>
    <w:rsid w:val="008F327A"/>
    <w:rsid w:val="008F33EF"/>
    <w:rsid w:val="008F4379"/>
    <w:rsid w:val="008F670A"/>
    <w:rsid w:val="00906F3D"/>
    <w:rsid w:val="00915553"/>
    <w:rsid w:val="00920942"/>
    <w:rsid w:val="00926B0B"/>
    <w:rsid w:val="00930D4E"/>
    <w:rsid w:val="00933950"/>
    <w:rsid w:val="00936779"/>
    <w:rsid w:val="0093678C"/>
    <w:rsid w:val="00937E3D"/>
    <w:rsid w:val="0094103B"/>
    <w:rsid w:val="0094711C"/>
    <w:rsid w:val="00951DFD"/>
    <w:rsid w:val="00952F7D"/>
    <w:rsid w:val="009557CB"/>
    <w:rsid w:val="00957B95"/>
    <w:rsid w:val="00962443"/>
    <w:rsid w:val="009649D7"/>
    <w:rsid w:val="009777E6"/>
    <w:rsid w:val="00983EFD"/>
    <w:rsid w:val="009857E2"/>
    <w:rsid w:val="00985ACA"/>
    <w:rsid w:val="00986304"/>
    <w:rsid w:val="009969A9"/>
    <w:rsid w:val="009A2CEE"/>
    <w:rsid w:val="009A44BF"/>
    <w:rsid w:val="009A674C"/>
    <w:rsid w:val="009B0B83"/>
    <w:rsid w:val="009B1E6B"/>
    <w:rsid w:val="009B5DF8"/>
    <w:rsid w:val="009C1EBA"/>
    <w:rsid w:val="009C4A77"/>
    <w:rsid w:val="009C780F"/>
    <w:rsid w:val="009D2C09"/>
    <w:rsid w:val="009D556B"/>
    <w:rsid w:val="009D5F51"/>
    <w:rsid w:val="009E2850"/>
    <w:rsid w:val="009E3FD5"/>
    <w:rsid w:val="009E4181"/>
    <w:rsid w:val="009E5759"/>
    <w:rsid w:val="009E620D"/>
    <w:rsid w:val="009E64FB"/>
    <w:rsid w:val="009F2BFC"/>
    <w:rsid w:val="009F30B5"/>
    <w:rsid w:val="009F582B"/>
    <w:rsid w:val="00A00E8F"/>
    <w:rsid w:val="00A05D54"/>
    <w:rsid w:val="00A10AA5"/>
    <w:rsid w:val="00A11025"/>
    <w:rsid w:val="00A154ED"/>
    <w:rsid w:val="00A15FA6"/>
    <w:rsid w:val="00A23938"/>
    <w:rsid w:val="00A3001A"/>
    <w:rsid w:val="00A3043D"/>
    <w:rsid w:val="00A33F33"/>
    <w:rsid w:val="00A440DD"/>
    <w:rsid w:val="00A4734B"/>
    <w:rsid w:val="00A47528"/>
    <w:rsid w:val="00A532E3"/>
    <w:rsid w:val="00A555EB"/>
    <w:rsid w:val="00A676A0"/>
    <w:rsid w:val="00A73560"/>
    <w:rsid w:val="00A73937"/>
    <w:rsid w:val="00A73B3A"/>
    <w:rsid w:val="00A76489"/>
    <w:rsid w:val="00A81B82"/>
    <w:rsid w:val="00AA1695"/>
    <w:rsid w:val="00AB3047"/>
    <w:rsid w:val="00AB3D02"/>
    <w:rsid w:val="00AB6D54"/>
    <w:rsid w:val="00AC2EEA"/>
    <w:rsid w:val="00AC3669"/>
    <w:rsid w:val="00AD180B"/>
    <w:rsid w:val="00AD2941"/>
    <w:rsid w:val="00AD30DE"/>
    <w:rsid w:val="00AD7646"/>
    <w:rsid w:val="00AE1192"/>
    <w:rsid w:val="00AE78A8"/>
    <w:rsid w:val="00AF0235"/>
    <w:rsid w:val="00AF34FB"/>
    <w:rsid w:val="00AF4F54"/>
    <w:rsid w:val="00AF5643"/>
    <w:rsid w:val="00B01188"/>
    <w:rsid w:val="00B02977"/>
    <w:rsid w:val="00B105C6"/>
    <w:rsid w:val="00B10745"/>
    <w:rsid w:val="00B17333"/>
    <w:rsid w:val="00B22851"/>
    <w:rsid w:val="00B24756"/>
    <w:rsid w:val="00B24EA1"/>
    <w:rsid w:val="00B25B2E"/>
    <w:rsid w:val="00B33538"/>
    <w:rsid w:val="00B41603"/>
    <w:rsid w:val="00B419EE"/>
    <w:rsid w:val="00B42BC4"/>
    <w:rsid w:val="00B43828"/>
    <w:rsid w:val="00B449EC"/>
    <w:rsid w:val="00B45EF7"/>
    <w:rsid w:val="00B50182"/>
    <w:rsid w:val="00B5237B"/>
    <w:rsid w:val="00B52FF1"/>
    <w:rsid w:val="00B56EF0"/>
    <w:rsid w:val="00B61049"/>
    <w:rsid w:val="00B61F2A"/>
    <w:rsid w:val="00B62D04"/>
    <w:rsid w:val="00B6442C"/>
    <w:rsid w:val="00B65F7E"/>
    <w:rsid w:val="00B66903"/>
    <w:rsid w:val="00B714FD"/>
    <w:rsid w:val="00B71579"/>
    <w:rsid w:val="00B7244E"/>
    <w:rsid w:val="00B75049"/>
    <w:rsid w:val="00B83F05"/>
    <w:rsid w:val="00B87536"/>
    <w:rsid w:val="00B910CB"/>
    <w:rsid w:val="00B91773"/>
    <w:rsid w:val="00B92420"/>
    <w:rsid w:val="00B97733"/>
    <w:rsid w:val="00BA1AD5"/>
    <w:rsid w:val="00BA580E"/>
    <w:rsid w:val="00BB121B"/>
    <w:rsid w:val="00BB1C25"/>
    <w:rsid w:val="00BB46F5"/>
    <w:rsid w:val="00BC42D4"/>
    <w:rsid w:val="00BC758D"/>
    <w:rsid w:val="00BD10FC"/>
    <w:rsid w:val="00BE266E"/>
    <w:rsid w:val="00BE4726"/>
    <w:rsid w:val="00BE4B45"/>
    <w:rsid w:val="00BE7006"/>
    <w:rsid w:val="00BE752F"/>
    <w:rsid w:val="00BF1D58"/>
    <w:rsid w:val="00BF3944"/>
    <w:rsid w:val="00C016BB"/>
    <w:rsid w:val="00C02434"/>
    <w:rsid w:val="00C03AD2"/>
    <w:rsid w:val="00C06F7E"/>
    <w:rsid w:val="00C13BE8"/>
    <w:rsid w:val="00C147A6"/>
    <w:rsid w:val="00C20B82"/>
    <w:rsid w:val="00C23F12"/>
    <w:rsid w:val="00C26908"/>
    <w:rsid w:val="00C3127F"/>
    <w:rsid w:val="00C32EBC"/>
    <w:rsid w:val="00C3569F"/>
    <w:rsid w:val="00C36920"/>
    <w:rsid w:val="00C474EB"/>
    <w:rsid w:val="00C52023"/>
    <w:rsid w:val="00C563F4"/>
    <w:rsid w:val="00C704D3"/>
    <w:rsid w:val="00C725A9"/>
    <w:rsid w:val="00C7497A"/>
    <w:rsid w:val="00C74E0C"/>
    <w:rsid w:val="00C8305B"/>
    <w:rsid w:val="00C91E3A"/>
    <w:rsid w:val="00C92566"/>
    <w:rsid w:val="00C94AFE"/>
    <w:rsid w:val="00C96BA1"/>
    <w:rsid w:val="00CA418F"/>
    <w:rsid w:val="00CA683D"/>
    <w:rsid w:val="00CB3140"/>
    <w:rsid w:val="00CB3676"/>
    <w:rsid w:val="00CB72F0"/>
    <w:rsid w:val="00CC77F5"/>
    <w:rsid w:val="00CD318F"/>
    <w:rsid w:val="00CD60EB"/>
    <w:rsid w:val="00CD7991"/>
    <w:rsid w:val="00CE071F"/>
    <w:rsid w:val="00CE1C22"/>
    <w:rsid w:val="00CE2176"/>
    <w:rsid w:val="00CE36C3"/>
    <w:rsid w:val="00CE6BEE"/>
    <w:rsid w:val="00CF15AF"/>
    <w:rsid w:val="00CF4A60"/>
    <w:rsid w:val="00CF6BB5"/>
    <w:rsid w:val="00CF7320"/>
    <w:rsid w:val="00D00CF3"/>
    <w:rsid w:val="00D01E49"/>
    <w:rsid w:val="00D050DC"/>
    <w:rsid w:val="00D07940"/>
    <w:rsid w:val="00D20432"/>
    <w:rsid w:val="00D2068A"/>
    <w:rsid w:val="00D21FFB"/>
    <w:rsid w:val="00D22594"/>
    <w:rsid w:val="00D34C7B"/>
    <w:rsid w:val="00D42AA4"/>
    <w:rsid w:val="00D45DC4"/>
    <w:rsid w:val="00D4798A"/>
    <w:rsid w:val="00D55295"/>
    <w:rsid w:val="00D5551D"/>
    <w:rsid w:val="00D63DA0"/>
    <w:rsid w:val="00D66D6F"/>
    <w:rsid w:val="00D8473A"/>
    <w:rsid w:val="00D859BB"/>
    <w:rsid w:val="00D90DFA"/>
    <w:rsid w:val="00D90F9C"/>
    <w:rsid w:val="00D911E8"/>
    <w:rsid w:val="00D9338B"/>
    <w:rsid w:val="00D95CD2"/>
    <w:rsid w:val="00D966BA"/>
    <w:rsid w:val="00D96C1F"/>
    <w:rsid w:val="00DA530F"/>
    <w:rsid w:val="00DA60D5"/>
    <w:rsid w:val="00DA77ED"/>
    <w:rsid w:val="00DB07D0"/>
    <w:rsid w:val="00DB5F96"/>
    <w:rsid w:val="00DC034F"/>
    <w:rsid w:val="00DC1BE2"/>
    <w:rsid w:val="00DC280E"/>
    <w:rsid w:val="00DC2874"/>
    <w:rsid w:val="00DC3E6D"/>
    <w:rsid w:val="00DC40C2"/>
    <w:rsid w:val="00DC639B"/>
    <w:rsid w:val="00DC751B"/>
    <w:rsid w:val="00DD1CFC"/>
    <w:rsid w:val="00DD6388"/>
    <w:rsid w:val="00DE11D2"/>
    <w:rsid w:val="00DE3286"/>
    <w:rsid w:val="00DF709B"/>
    <w:rsid w:val="00DF7595"/>
    <w:rsid w:val="00E01022"/>
    <w:rsid w:val="00E0510F"/>
    <w:rsid w:val="00E07AE3"/>
    <w:rsid w:val="00E12350"/>
    <w:rsid w:val="00E16A8A"/>
    <w:rsid w:val="00E17304"/>
    <w:rsid w:val="00E23988"/>
    <w:rsid w:val="00E31DF0"/>
    <w:rsid w:val="00E33EF3"/>
    <w:rsid w:val="00E360CC"/>
    <w:rsid w:val="00E45B19"/>
    <w:rsid w:val="00E50A55"/>
    <w:rsid w:val="00E51622"/>
    <w:rsid w:val="00E55818"/>
    <w:rsid w:val="00E575A3"/>
    <w:rsid w:val="00E62761"/>
    <w:rsid w:val="00E6750C"/>
    <w:rsid w:val="00E72910"/>
    <w:rsid w:val="00E73E4B"/>
    <w:rsid w:val="00E744BD"/>
    <w:rsid w:val="00E77D6F"/>
    <w:rsid w:val="00E8401C"/>
    <w:rsid w:val="00E84128"/>
    <w:rsid w:val="00E8689A"/>
    <w:rsid w:val="00E87281"/>
    <w:rsid w:val="00E904B5"/>
    <w:rsid w:val="00EA15C4"/>
    <w:rsid w:val="00EA1BBC"/>
    <w:rsid w:val="00EA2735"/>
    <w:rsid w:val="00EB17CF"/>
    <w:rsid w:val="00EB20FC"/>
    <w:rsid w:val="00EB61D9"/>
    <w:rsid w:val="00EC1F06"/>
    <w:rsid w:val="00EC3B2F"/>
    <w:rsid w:val="00EC4B9D"/>
    <w:rsid w:val="00ED561B"/>
    <w:rsid w:val="00ED5A5C"/>
    <w:rsid w:val="00EE04A4"/>
    <w:rsid w:val="00EE6114"/>
    <w:rsid w:val="00EE65FF"/>
    <w:rsid w:val="00EF4C41"/>
    <w:rsid w:val="00EF6690"/>
    <w:rsid w:val="00F00FF2"/>
    <w:rsid w:val="00F014B9"/>
    <w:rsid w:val="00F0605D"/>
    <w:rsid w:val="00F111DC"/>
    <w:rsid w:val="00F11820"/>
    <w:rsid w:val="00F1761E"/>
    <w:rsid w:val="00F17D35"/>
    <w:rsid w:val="00F2312E"/>
    <w:rsid w:val="00F23A48"/>
    <w:rsid w:val="00F260D3"/>
    <w:rsid w:val="00F31B08"/>
    <w:rsid w:val="00F34ECA"/>
    <w:rsid w:val="00F438DC"/>
    <w:rsid w:val="00F4715A"/>
    <w:rsid w:val="00F54257"/>
    <w:rsid w:val="00F612F5"/>
    <w:rsid w:val="00F616A6"/>
    <w:rsid w:val="00F6267B"/>
    <w:rsid w:val="00F6572B"/>
    <w:rsid w:val="00F67CAA"/>
    <w:rsid w:val="00F705BA"/>
    <w:rsid w:val="00F72251"/>
    <w:rsid w:val="00F74F95"/>
    <w:rsid w:val="00F821F2"/>
    <w:rsid w:val="00F82E92"/>
    <w:rsid w:val="00F831BE"/>
    <w:rsid w:val="00F85A46"/>
    <w:rsid w:val="00F86C35"/>
    <w:rsid w:val="00F92B2C"/>
    <w:rsid w:val="00FA2EE6"/>
    <w:rsid w:val="00FA5BC1"/>
    <w:rsid w:val="00FA7A1B"/>
    <w:rsid w:val="00FB0D9C"/>
    <w:rsid w:val="00FB2B94"/>
    <w:rsid w:val="00FB520B"/>
    <w:rsid w:val="00FC0A7D"/>
    <w:rsid w:val="00FC37E2"/>
    <w:rsid w:val="00FC398F"/>
    <w:rsid w:val="00FC3CB4"/>
    <w:rsid w:val="00FC4D04"/>
    <w:rsid w:val="00FE1E12"/>
    <w:rsid w:val="00FE36BC"/>
    <w:rsid w:val="00FE3DE5"/>
    <w:rsid w:val="00FE519F"/>
    <w:rsid w:val="00FF0329"/>
    <w:rsid w:val="1F0743DE"/>
    <w:rsid w:val="3FC28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ABCFB"/>
  <w15:chartTrackingRefBased/>
  <w15:docId w15:val="{2DFBF743-754C-4D98-8FF1-B46DC5DD7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C7497A"/>
    <w:rPr>
      <w:sz w:val="22"/>
      <w:szCs w:val="28"/>
    </w:rPr>
  </w:style>
  <w:style w:type="paragraph" w:styleId="Heading1">
    <w:name w:val="heading 1"/>
    <w:basedOn w:val="Normal"/>
    <w:next w:val="Normal"/>
    <w:link w:val="Heading1Char"/>
    <w:qFormat/>
    <w:rsid w:val="00747869"/>
    <w:pPr>
      <w:spacing w:after="240"/>
      <w:outlineLvl w:val="0"/>
    </w:pPr>
    <w:rPr>
      <w:rFonts w:cs="Times New Roman (Body CS)"/>
      <w:caps/>
      <w:spacing w:val="40"/>
      <w:sz w:val="48"/>
      <w:szCs w:val="48"/>
    </w:rPr>
  </w:style>
  <w:style w:type="paragraph" w:styleId="Heading2">
    <w:name w:val="heading 2"/>
    <w:basedOn w:val="Normal"/>
    <w:next w:val="Normal"/>
    <w:link w:val="Heading2Char"/>
    <w:uiPriority w:val="1"/>
    <w:qFormat/>
    <w:rsid w:val="00B45EF7"/>
    <w:pPr>
      <w:spacing w:before="480" w:after="360"/>
      <w:ind w:left="360" w:right="360"/>
      <w:outlineLvl w:val="1"/>
    </w:pPr>
    <w:rPr>
      <w:caps/>
      <w:color w:val="FFFFFF" w:themeColor="background1"/>
      <w:spacing w:val="20"/>
      <w:szCs w:val="36"/>
    </w:rPr>
  </w:style>
  <w:style w:type="paragraph" w:styleId="Heading3">
    <w:name w:val="heading 3"/>
    <w:basedOn w:val="Normal"/>
    <w:next w:val="Normal"/>
    <w:link w:val="Heading3Char"/>
    <w:uiPriority w:val="2"/>
    <w:qFormat/>
    <w:rsid w:val="00BD10FC"/>
    <w:pPr>
      <w:spacing w:before="240" w:after="240"/>
      <w:outlineLvl w:val="2"/>
    </w:pPr>
    <w:rPr>
      <w:caps/>
      <w:spacing w:val="20"/>
    </w:rPr>
  </w:style>
  <w:style w:type="paragraph" w:styleId="Heading4">
    <w:name w:val="heading 4"/>
    <w:basedOn w:val="Subtitle"/>
    <w:next w:val="Normal"/>
    <w:link w:val="Heading4Char"/>
    <w:uiPriority w:val="9"/>
    <w:qFormat/>
    <w:rsid w:val="00DF7595"/>
    <w:pPr>
      <w:jc w:val="cente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semiHidden/>
    <w:rsid w:val="00E77D6F"/>
    <w:pPr>
      <w:ind w:right="360"/>
      <w:jc w:val="left"/>
    </w:pPr>
    <w:rPr>
      <w:color w:val="5E5E5E" w:themeColor="text2"/>
    </w:rPr>
  </w:style>
  <w:style w:type="character" w:customStyle="1" w:styleId="Heading1Char">
    <w:name w:val="Heading 1 Char"/>
    <w:basedOn w:val="DefaultParagraphFont"/>
    <w:link w:val="Heading1"/>
    <w:rsid w:val="00747869"/>
    <w:rPr>
      <w:rFonts w:ascii="Aptos" w:hAnsi="Aptos" w:cs="Times New Roman (Body CS)"/>
      <w:caps/>
      <w:spacing w:val="40"/>
      <w:sz w:val="48"/>
      <w:szCs w:val="48"/>
    </w:rPr>
  </w:style>
  <w:style w:type="character" w:customStyle="1" w:styleId="Heading2Char">
    <w:name w:val="Heading 2 Char"/>
    <w:basedOn w:val="DefaultParagraphFont"/>
    <w:link w:val="Heading2"/>
    <w:uiPriority w:val="1"/>
    <w:rsid w:val="00B45EF7"/>
    <w:rPr>
      <w:caps/>
      <w:color w:val="FFFFFF" w:themeColor="background1"/>
      <w:spacing w:val="20"/>
      <w:sz w:val="22"/>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3D71D4"/>
    <w:pPr>
      <w:tabs>
        <w:tab w:val="right" w:pos="10710"/>
      </w:tabs>
    </w:pPr>
    <w:rPr>
      <w:rFonts w:cs="Times New Roman (Body CS)"/>
      <w:caps/>
      <w:color w:val="5E5E5E" w:themeColor="text2"/>
      <w:spacing w:val="20"/>
      <w:sz w:val="16"/>
    </w:rPr>
  </w:style>
  <w:style w:type="character" w:customStyle="1" w:styleId="FooterChar">
    <w:name w:val="Footer Char"/>
    <w:basedOn w:val="DefaultParagraphFont"/>
    <w:link w:val="Footer"/>
    <w:uiPriority w:val="99"/>
    <w:rsid w:val="003D71D4"/>
    <w:rPr>
      <w:rFonts w:cs="Times New Roman (Body CS)"/>
      <w:caps/>
      <w:color w:val="5E5E5E" w:themeColor="text2"/>
      <w:spacing w:val="20"/>
      <w:sz w:val="16"/>
      <w:szCs w:val="28"/>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BD10FC"/>
    <w:rPr>
      <w:caps/>
      <w:spacing w:val="20"/>
      <w:sz w:val="22"/>
      <w:szCs w:val="28"/>
    </w:rPr>
  </w:style>
  <w:style w:type="paragraph" w:styleId="Quote">
    <w:name w:val="Quote"/>
    <w:basedOn w:val="Normal"/>
    <w:next w:val="Normal"/>
    <w:link w:val="QuoteChar"/>
    <w:uiPriority w:val="4"/>
    <w:qFormat/>
    <w:rsid w:val="00B50182"/>
    <w:pPr>
      <w:ind w:left="720" w:right="720"/>
    </w:pPr>
    <w:rPr>
      <w:color w:val="FFFFFF" w:themeColor="background1"/>
      <w:sz w:val="40"/>
      <w:szCs w:val="96"/>
    </w:rPr>
  </w:style>
  <w:style w:type="character" w:customStyle="1" w:styleId="QuoteChar">
    <w:name w:val="Quote Char"/>
    <w:basedOn w:val="DefaultParagraphFont"/>
    <w:link w:val="Quote"/>
    <w:uiPriority w:val="4"/>
    <w:rsid w:val="00B50182"/>
    <w:rPr>
      <w:rFonts w:ascii="Aptos" w:hAnsi="Aptos"/>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B50182"/>
    <w:pPr>
      <w:spacing w:before="240" w:after="120"/>
      <w:contextualSpacing/>
    </w:pPr>
    <w:rPr>
      <w:rFonts w:eastAsiaTheme="majorEastAsia" w:cs="Times New Roman (Headings CS)"/>
      <w:caps/>
      <w:spacing w:val="50"/>
      <w:kern w:val="28"/>
      <w:sz w:val="72"/>
      <w:szCs w:val="56"/>
    </w:rPr>
  </w:style>
  <w:style w:type="character" w:customStyle="1" w:styleId="TitleChar">
    <w:name w:val="Title Char"/>
    <w:basedOn w:val="DefaultParagraphFont"/>
    <w:link w:val="Title"/>
    <w:uiPriority w:val="10"/>
    <w:rsid w:val="00B50182"/>
    <w:rPr>
      <w:rFonts w:ascii="Aptos" w:eastAsiaTheme="majorEastAsia" w:hAnsi="Aptos" w:cs="Times New Roman (Headings CS)"/>
      <w:caps/>
      <w:spacing w:val="50"/>
      <w:kern w:val="28"/>
      <w:sz w:val="72"/>
      <w:szCs w:val="56"/>
    </w:rPr>
  </w:style>
  <w:style w:type="paragraph" w:styleId="Subtitle">
    <w:name w:val="Subtitle"/>
    <w:basedOn w:val="Normal"/>
    <w:next w:val="Normal"/>
    <w:link w:val="SubtitleChar"/>
    <w:uiPriority w:val="11"/>
    <w:qFormat/>
    <w:rsid w:val="003166B5"/>
    <w:pPr>
      <w:numPr>
        <w:ilvl w:val="1"/>
      </w:numPr>
    </w:pPr>
    <w:rPr>
      <w:rFonts w:eastAsiaTheme="minorEastAsia" w:cs="Times New Roman (Body CS)"/>
      <w:caps/>
      <w:spacing w:val="20"/>
      <w:szCs w:val="22"/>
    </w:rPr>
  </w:style>
  <w:style w:type="character" w:customStyle="1" w:styleId="SubtitleChar">
    <w:name w:val="Subtitle Char"/>
    <w:basedOn w:val="DefaultParagraphFont"/>
    <w:link w:val="Subtitle"/>
    <w:uiPriority w:val="11"/>
    <w:rsid w:val="003166B5"/>
    <w:rPr>
      <w:rFonts w:ascii="Aptos" w:eastAsiaTheme="minorEastAsia" w:hAnsi="Aptos" w:cs="Times New Roman (Body CS)"/>
      <w:caps/>
      <w:spacing w:val="20"/>
      <w:szCs w:val="22"/>
    </w:rPr>
  </w:style>
  <w:style w:type="paragraph" w:customStyle="1" w:styleId="NormalWhite">
    <w:name w:val="Normal White"/>
    <w:basedOn w:val="Normal"/>
    <w:uiPriority w:val="6"/>
    <w:qFormat/>
    <w:rsid w:val="00321263"/>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0160BE"/>
    <w:pPr>
      <w:spacing w:after="240"/>
    </w:pPr>
    <w:rPr>
      <w:rFonts w:cs="Times New Roman (Body CS)"/>
      <w:caps/>
      <w:color w:val="FFFFFF" w:themeColor="background1"/>
      <w:spacing w:val="20"/>
      <w:sz w:val="16"/>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semiHidden/>
    <w:rsid w:val="00C3569F"/>
    <w:pPr>
      <w:spacing w:after="240"/>
    </w:pPr>
  </w:style>
  <w:style w:type="character" w:customStyle="1" w:styleId="Heading4Char">
    <w:name w:val="Heading 4 Char"/>
    <w:basedOn w:val="DefaultParagraphFont"/>
    <w:link w:val="Heading4"/>
    <w:uiPriority w:val="9"/>
    <w:rsid w:val="00DF7595"/>
    <w:rPr>
      <w:rFonts w:eastAsiaTheme="minorEastAsia" w:cs="Times New Roman (Body CS)"/>
      <w:caps/>
      <w:spacing w:val="20"/>
      <w:sz w:val="22"/>
      <w:szCs w:val="22"/>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456442"/>
    <w:rPr>
      <w:color w:val="FFFFFF" w:themeColor="background1"/>
    </w:rPr>
  </w:style>
  <w:style w:type="paragraph" w:customStyle="1" w:styleId="Normalwithindent">
    <w:name w:val="Normal with indent"/>
    <w:basedOn w:val="Normal"/>
    <w:uiPriority w:val="6"/>
    <w:rsid w:val="000928EA"/>
    <w:pPr>
      <w:framePr w:hSpace="180" w:wrap="around" w:vAnchor="text" w:hAnchor="text" w:y="1"/>
      <w:ind w:left="288"/>
    </w:pPr>
  </w:style>
  <w:style w:type="paragraph" w:customStyle="1" w:styleId="Style2">
    <w:name w:val="Style2"/>
    <w:basedOn w:val="Company"/>
    <w:uiPriority w:val="6"/>
    <w:semiHidden/>
    <w:rsid w:val="00B61F2A"/>
    <w:pPr>
      <w:framePr w:hSpace="180" w:wrap="around" w:vAnchor="text" w:hAnchor="text" w:y="1"/>
      <w:spacing w:before="240"/>
    </w:pPr>
    <w:rPr>
      <w:color w:val="000000" w:themeColor="text1"/>
      <w:sz w:val="22"/>
    </w:rPr>
  </w:style>
  <w:style w:type="paragraph" w:customStyle="1" w:styleId="Style3">
    <w:name w:val="Style3"/>
    <w:basedOn w:val="Heading2"/>
    <w:uiPriority w:val="6"/>
    <w:semiHidden/>
    <w:rsid w:val="008A747B"/>
    <w:pPr>
      <w:framePr w:hSpace="180" w:wrap="around" w:vAnchor="text" w:hAnchor="text" w:y="1"/>
      <w:numPr>
        <w:numId w:val="20"/>
      </w:numPr>
      <w:spacing w:before="120"/>
    </w:pPr>
    <w:rPr>
      <w:b/>
      <w:bCs/>
      <w:szCs w:val="32"/>
    </w:rPr>
  </w:style>
  <w:style w:type="paragraph" w:customStyle="1" w:styleId="Style4">
    <w:name w:val="Style4"/>
    <w:basedOn w:val="Style2"/>
    <w:uiPriority w:val="6"/>
    <w:semiHidden/>
    <w:rsid w:val="00747869"/>
    <w:pPr>
      <w:framePr w:wrap="around"/>
      <w:spacing w:before="480" w:after="360"/>
      <w:ind w:left="360" w:right="360"/>
    </w:pPr>
    <w:rPr>
      <w:color w:val="FFFFFF" w:themeColor="background1"/>
    </w:rPr>
  </w:style>
  <w:style w:type="paragraph" w:styleId="ListBullet">
    <w:name w:val="List Bullet"/>
    <w:basedOn w:val="Normal"/>
    <w:uiPriority w:val="99"/>
    <w:rsid w:val="00B45EF7"/>
    <w:pPr>
      <w:numPr>
        <w:numId w:val="19"/>
      </w:numPr>
      <w:spacing w:before="120"/>
      <w:ind w:left="720" w:right="360"/>
    </w:pPr>
  </w:style>
  <w:style w:type="character" w:customStyle="1" w:styleId="Bold">
    <w:name w:val="Bold"/>
    <w:uiPriority w:val="1"/>
    <w:rsid w:val="00B45EF7"/>
    <w:rPr>
      <w:b/>
    </w:rPr>
  </w:style>
  <w:style w:type="paragraph" w:customStyle="1" w:styleId="Graphicsanchor">
    <w:name w:val="Graphics anchor"/>
    <w:basedOn w:val="Normal"/>
    <w:uiPriority w:val="6"/>
    <w:rsid w:val="00DF7595"/>
    <w:rPr>
      <w:sz w:val="2"/>
      <w:szCs w:val="2"/>
    </w:rPr>
  </w:style>
  <w:style w:type="table" w:styleId="TableGridLight">
    <w:name w:val="Grid Table Light"/>
    <w:basedOn w:val="TableNormal"/>
    <w:uiPriority w:val="40"/>
    <w:rsid w:val="00B83F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uiPriority w:val="1"/>
    <w:qFormat/>
    <w:rsid w:val="001B72CC"/>
    <w:pPr>
      <w:widowControl w:val="0"/>
      <w:pBdr>
        <w:top w:val="none" w:sz="4" w:space="0" w:color="000000"/>
        <w:left w:val="none" w:sz="4" w:space="0" w:color="000000"/>
        <w:bottom w:val="none" w:sz="4" w:space="0" w:color="000000"/>
        <w:right w:val="none" w:sz="4" w:space="0" w:color="000000"/>
        <w:between w:val="none" w:sz="4" w:space="0" w:color="000000"/>
      </w:pBdr>
      <w:spacing w:before="109"/>
      <w:ind w:left="107"/>
    </w:pPr>
    <w:rPr>
      <w:rFonts w:ascii="Calibri" w:eastAsia="Calibri" w:hAnsi="Calibri" w:cs="Calibri"/>
      <w:sz w:val="22"/>
      <w:szCs w:val="22"/>
    </w:rPr>
  </w:style>
  <w:style w:type="paragraph" w:styleId="TOCHeading">
    <w:name w:val="TOC Heading"/>
    <w:basedOn w:val="Heading1"/>
    <w:next w:val="Normal"/>
    <w:uiPriority w:val="39"/>
    <w:unhideWhenUsed/>
    <w:qFormat/>
    <w:rsid w:val="00F6572B"/>
    <w:pPr>
      <w:keepNext/>
      <w:keepLines/>
      <w:spacing w:before="240" w:after="0" w:line="259" w:lineRule="auto"/>
      <w:outlineLvl w:val="9"/>
    </w:pPr>
    <w:rPr>
      <w:rFonts w:asciiTheme="majorHAnsi" w:eastAsiaTheme="majorEastAsia" w:hAnsiTheme="majorHAnsi" w:cstheme="majorBidi"/>
      <w:caps w:val="0"/>
      <w:color w:val="2C323F" w:themeColor="accent1" w:themeShade="BF"/>
      <w:spacing w:val="0"/>
      <w:sz w:val="32"/>
      <w:szCs w:val="32"/>
    </w:rPr>
  </w:style>
  <w:style w:type="paragraph" w:styleId="TOC2">
    <w:name w:val="toc 2"/>
    <w:basedOn w:val="Normal"/>
    <w:next w:val="Normal"/>
    <w:autoRedefine/>
    <w:uiPriority w:val="39"/>
    <w:unhideWhenUsed/>
    <w:rsid w:val="00F6572B"/>
    <w:pPr>
      <w:spacing w:after="100" w:line="259" w:lineRule="auto"/>
      <w:ind w:left="220"/>
    </w:pPr>
    <w:rPr>
      <w:rFonts w:eastAsiaTheme="minorEastAsia" w:cs="Times New Roman"/>
      <w:szCs w:val="22"/>
    </w:rPr>
  </w:style>
  <w:style w:type="paragraph" w:styleId="TOC1">
    <w:name w:val="toc 1"/>
    <w:basedOn w:val="Normal"/>
    <w:next w:val="Normal"/>
    <w:autoRedefine/>
    <w:uiPriority w:val="39"/>
    <w:unhideWhenUsed/>
    <w:rsid w:val="00536BAF"/>
    <w:pPr>
      <w:spacing w:after="100" w:line="259" w:lineRule="auto"/>
      <w:ind w:firstLine="720"/>
    </w:pPr>
    <w:rPr>
      <w:rFonts w:eastAsiaTheme="minorEastAsia" w:cs="Times New Roman"/>
      <w:b/>
      <w:bCs/>
      <w:color w:val="0D0D0D" w:themeColor="text1" w:themeTint="F2"/>
      <w:sz w:val="24"/>
      <w:szCs w:val="24"/>
    </w:rPr>
  </w:style>
  <w:style w:type="paragraph" w:styleId="TOC3">
    <w:name w:val="toc 3"/>
    <w:basedOn w:val="Normal"/>
    <w:next w:val="Normal"/>
    <w:autoRedefine/>
    <w:uiPriority w:val="39"/>
    <w:unhideWhenUsed/>
    <w:rsid w:val="00F6572B"/>
    <w:pPr>
      <w:spacing w:after="100" w:line="259" w:lineRule="auto"/>
      <w:ind w:left="440"/>
    </w:pPr>
    <w:rPr>
      <w:rFonts w:eastAsiaTheme="minorEastAsia" w:cs="Times New Roman"/>
      <w:szCs w:val="22"/>
    </w:rPr>
  </w:style>
  <w:style w:type="character" w:styleId="Hyperlink">
    <w:name w:val="Hyperlink"/>
    <w:basedOn w:val="DefaultParagraphFont"/>
    <w:uiPriority w:val="99"/>
    <w:semiHidden/>
    <w:rsid w:val="00075038"/>
    <w:rPr>
      <w:color w:val="0000FF" w:themeColor="hyperlink"/>
      <w:u w:val="single"/>
    </w:rPr>
  </w:style>
  <w:style w:type="character" w:styleId="UnresolvedMention">
    <w:name w:val="Unresolved Mention"/>
    <w:basedOn w:val="DefaultParagraphFont"/>
    <w:uiPriority w:val="99"/>
    <w:semiHidden/>
    <w:unhideWhenUsed/>
    <w:rsid w:val="00075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4676">
      <w:bodyDiv w:val="1"/>
      <w:marLeft w:val="0"/>
      <w:marRight w:val="0"/>
      <w:marTop w:val="0"/>
      <w:marBottom w:val="0"/>
      <w:divBdr>
        <w:top w:val="none" w:sz="0" w:space="0" w:color="auto"/>
        <w:left w:val="none" w:sz="0" w:space="0" w:color="auto"/>
        <w:bottom w:val="none" w:sz="0" w:space="0" w:color="auto"/>
        <w:right w:val="none" w:sz="0" w:space="0" w:color="auto"/>
      </w:divBdr>
    </w:div>
    <w:div w:id="277031564">
      <w:bodyDiv w:val="1"/>
      <w:marLeft w:val="0"/>
      <w:marRight w:val="0"/>
      <w:marTop w:val="0"/>
      <w:marBottom w:val="0"/>
      <w:divBdr>
        <w:top w:val="none" w:sz="0" w:space="0" w:color="auto"/>
        <w:left w:val="none" w:sz="0" w:space="0" w:color="auto"/>
        <w:bottom w:val="none" w:sz="0" w:space="0" w:color="auto"/>
        <w:right w:val="none" w:sz="0" w:space="0" w:color="auto"/>
      </w:divBdr>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42">
      <w:bodyDiv w:val="1"/>
      <w:marLeft w:val="0"/>
      <w:marRight w:val="0"/>
      <w:marTop w:val="0"/>
      <w:marBottom w:val="0"/>
      <w:divBdr>
        <w:top w:val="none" w:sz="0" w:space="0" w:color="auto"/>
        <w:left w:val="none" w:sz="0" w:space="0" w:color="auto"/>
        <w:bottom w:val="none" w:sz="0" w:space="0" w:color="auto"/>
        <w:right w:val="none" w:sz="0" w:space="0" w:color="auto"/>
      </w:divBdr>
    </w:div>
    <w:div w:id="739526119">
      <w:bodyDiv w:val="1"/>
      <w:marLeft w:val="0"/>
      <w:marRight w:val="0"/>
      <w:marTop w:val="0"/>
      <w:marBottom w:val="0"/>
      <w:divBdr>
        <w:top w:val="none" w:sz="0" w:space="0" w:color="auto"/>
        <w:left w:val="none" w:sz="0" w:space="0" w:color="auto"/>
        <w:bottom w:val="none" w:sz="0" w:space="0" w:color="auto"/>
        <w:right w:val="none" w:sz="0" w:space="0" w:color="auto"/>
      </w:divBdr>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 w:id="1184980785">
      <w:bodyDiv w:val="1"/>
      <w:marLeft w:val="0"/>
      <w:marRight w:val="0"/>
      <w:marTop w:val="0"/>
      <w:marBottom w:val="0"/>
      <w:divBdr>
        <w:top w:val="none" w:sz="0" w:space="0" w:color="auto"/>
        <w:left w:val="none" w:sz="0" w:space="0" w:color="auto"/>
        <w:bottom w:val="none" w:sz="0" w:space="0" w:color="auto"/>
        <w:right w:val="none" w:sz="0" w:space="0" w:color="auto"/>
      </w:divBdr>
    </w:div>
    <w:div w:id="1253389216">
      <w:bodyDiv w:val="1"/>
      <w:marLeft w:val="0"/>
      <w:marRight w:val="0"/>
      <w:marTop w:val="0"/>
      <w:marBottom w:val="0"/>
      <w:divBdr>
        <w:top w:val="none" w:sz="0" w:space="0" w:color="auto"/>
        <w:left w:val="none" w:sz="0" w:space="0" w:color="auto"/>
        <w:bottom w:val="none" w:sz="0" w:space="0" w:color="auto"/>
        <w:right w:val="none" w:sz="0" w:space="0" w:color="auto"/>
      </w:divBdr>
    </w:div>
    <w:div w:id="1517621279">
      <w:bodyDiv w:val="1"/>
      <w:marLeft w:val="0"/>
      <w:marRight w:val="0"/>
      <w:marTop w:val="0"/>
      <w:marBottom w:val="0"/>
      <w:divBdr>
        <w:top w:val="none" w:sz="0" w:space="0" w:color="auto"/>
        <w:left w:val="none" w:sz="0" w:space="0" w:color="auto"/>
        <w:bottom w:val="none" w:sz="0" w:space="0" w:color="auto"/>
        <w:right w:val="none" w:sz="0" w:space="0" w:color="auto"/>
      </w:divBdr>
    </w:div>
    <w:div w:id="156744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image" Target="media/image10.svg"/><Relationship Id="rId39" Type="http://schemas.openxmlformats.org/officeDocument/2006/relationships/image" Target="media/image19.sv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svg"/><Relationship Id="rId32" Type="http://schemas.openxmlformats.org/officeDocument/2006/relationships/image" Target="media/image16.png"/><Relationship Id="rId37" Type="http://schemas.openxmlformats.org/officeDocument/2006/relationships/hyperlink" Target="https://www.fsrao.ca/industry/property-and-casualty-and-general-insurance" TargetMode="External"/><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hyperlink" Target="https://fintrac-canafe.canada.ca/re-ed/li-eng"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hyperlink" Target="https://www.osfi-bsif.gc.ca/en/supervision/financial-institu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07/relationships/hdphoto" Target="media/hdphoto3.wdp"/><Relationship Id="rId27" Type="http://schemas.openxmlformats.org/officeDocument/2006/relationships/image" Target="media/image11.png"/><Relationship Id="rId30" Type="http://schemas.openxmlformats.org/officeDocument/2006/relationships/image" Target="media/image14.svg"/><Relationship Id="rId35" Type="http://schemas.microsoft.com/office/2007/relationships/hdphoto" Target="media/hdphoto5.wdp"/><Relationship Id="rId43"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4.png"/><Relationship Id="rId25" Type="http://schemas.openxmlformats.org/officeDocument/2006/relationships/image" Target="media/image9.png"/><Relationship Id="rId33" Type="http://schemas.microsoft.com/office/2007/relationships/hdphoto" Target="media/hdphoto4.wdp"/><Relationship Id="rId38" Type="http://schemas.openxmlformats.org/officeDocument/2006/relationships/image" Target="media/image18.png"/><Relationship Id="rId46" Type="http://schemas.microsoft.com/office/2011/relationships/people" Target="people.xml"/><Relationship Id="rId20" Type="http://schemas.microsoft.com/office/2007/relationships/hdphoto" Target="media/hdphoto2.wdp"/><Relationship Id="rId41" Type="http://schemas.openxmlformats.org/officeDocument/2006/relationships/hyperlink" Target="https://laws-lois.justice.gc.ca/eng/acts/p-8.6/page-1.html" TargetMode="Externa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Custom 18">
      <a:majorFont>
        <a:latin typeface="Aptos"/>
        <a:ea typeface=""/>
        <a:cs typeface=""/>
      </a:majorFont>
      <a:minorFont>
        <a:latin typeface="Aptos"/>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Props1.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2.xml><?xml version="1.0" encoding="utf-8"?>
<ds:datastoreItem xmlns:ds="http://schemas.openxmlformats.org/officeDocument/2006/customXml" ds:itemID="{FC408F27-B5ED-4462-B2CB-58DE6D45B7BD}">
  <ds:schemaRefs>
    <ds:schemaRef ds:uri="http://schemas.microsoft.com/sharepoint/v3/contenttype/forms"/>
  </ds:schemaRefs>
</ds:datastoreItem>
</file>

<file path=customXml/itemProps3.xml><?xml version="1.0" encoding="utf-8"?>
<ds:datastoreItem xmlns:ds="http://schemas.openxmlformats.org/officeDocument/2006/customXml" ds:itemID="{18EB9497-C3FA-44B4-AD7B-A28C824BF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98095E-4456-4E45-8445-539B9EDACF3C}">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2362</TotalTime>
  <Pages>25</Pages>
  <Words>6817</Words>
  <Characters>38862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Haritun</dc:creator>
  <cp:keywords/>
  <dc:description/>
  <cp:lastModifiedBy>Chris Haritun</cp:lastModifiedBy>
  <cp:revision>32</cp:revision>
  <cp:lastPrinted>2025-05-01T17:24:00Z</cp:lastPrinted>
  <dcterms:created xsi:type="dcterms:W3CDTF">2026-09-30T00:18:00Z</dcterms:created>
  <dcterms:modified xsi:type="dcterms:W3CDTF">2026-10-11T19:54:00Z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