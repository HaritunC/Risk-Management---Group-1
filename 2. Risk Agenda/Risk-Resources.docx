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EA73" w14:textId="48F5C84A" w:rsidR="0017108F" w:rsidRPr="005D5787" w:rsidRDefault="005D5787" w:rsidP="005D5787">
      <w:pPr>
        <w:pStyle w:val="Title"/>
      </w:pPr>
      <w:r w:rsidRPr="005D5787">
        <w:t>Risk Resources Component of the Risk Agenda</w:t>
      </w:r>
    </w:p>
    <w:p w14:paraId="77367634" w14:textId="1A9513D4" w:rsidR="005D5787" w:rsidRDefault="005D5787" w:rsidP="005D5787">
      <w:pPr>
        <w:rPr>
          <w:lang w:val="en-GB"/>
        </w:rPr>
      </w:pPr>
      <w:r w:rsidRPr="005D5787">
        <w:rPr>
          <w:lang w:val="en-GB"/>
        </w:rPr>
        <w:t>The risk agenda for the organization includes a consideration of why the organization is launching a risk management initiative and the approach that will be taken. The risk agenda will be related to the size, nature and complexity of the organization, as well as the information gained by completing the riskiness index. Together, these form the risk management context. The organization needs to decide whether it will take a passive or proactive approach to risk management and identify the resources that will be dedicated to risk management.</w:t>
      </w:r>
    </w:p>
    <w:p w14:paraId="326EB0D0" w14:textId="77777777" w:rsidR="005D5787" w:rsidRDefault="005D5787" w:rsidP="005D5787">
      <w:pPr>
        <w:rPr>
          <w:lang w:val="en-GB"/>
        </w:rPr>
      </w:pPr>
    </w:p>
    <w:p w14:paraId="4C587DFC" w14:textId="77777777" w:rsidR="005D5787" w:rsidRPr="005D5787" w:rsidRDefault="005D5787" w:rsidP="005D5787">
      <w:pPr>
        <w:rPr>
          <w:lang w:val="en-GB"/>
        </w:rPr>
      </w:pPr>
      <w:r w:rsidRPr="005D5787">
        <w:rPr>
          <w:lang w:val="en-GB"/>
        </w:rPr>
        <w:t xml:space="preserve">Risk resources: </w:t>
      </w:r>
    </w:p>
    <w:p w14:paraId="1064855E" w14:textId="77777777" w:rsidR="005D5787" w:rsidRDefault="005D5787" w:rsidP="005D5787">
      <w:pPr>
        <w:pStyle w:val="ListParagraph"/>
        <w:numPr>
          <w:ilvl w:val="0"/>
          <w:numId w:val="1"/>
        </w:numPr>
        <w:rPr>
          <w:lang w:val="en-GB"/>
        </w:rPr>
      </w:pPr>
      <w:r w:rsidRPr="005D5787">
        <w:rPr>
          <w:lang w:val="en-GB"/>
        </w:rPr>
        <w:t>Look at our staff.</w:t>
      </w:r>
    </w:p>
    <w:p w14:paraId="2CB3B2DE" w14:textId="77777777" w:rsidR="005D5787" w:rsidRDefault="005D5787" w:rsidP="005D5787">
      <w:pPr>
        <w:pStyle w:val="ListParagraph"/>
        <w:numPr>
          <w:ilvl w:val="0"/>
          <w:numId w:val="1"/>
        </w:numPr>
        <w:rPr>
          <w:lang w:val="en-GB"/>
        </w:rPr>
      </w:pPr>
      <w:r w:rsidRPr="005D5787">
        <w:rPr>
          <w:lang w:val="en-GB"/>
        </w:rPr>
        <w:t>Creative with what our parent org can support</w:t>
      </w:r>
    </w:p>
    <w:p w14:paraId="2220B411" w14:textId="35FC5773" w:rsidR="005D5787" w:rsidRDefault="005D5787" w:rsidP="005D5787">
      <w:pPr>
        <w:pStyle w:val="ListParagraph"/>
        <w:numPr>
          <w:ilvl w:val="0"/>
          <w:numId w:val="1"/>
        </w:numPr>
        <w:rPr>
          <w:lang w:val="en-GB"/>
        </w:rPr>
      </w:pPr>
      <w:r w:rsidRPr="005D5787">
        <w:rPr>
          <w:lang w:val="en-GB"/>
        </w:rPr>
        <w:t>Outsource tasks to other teams if transferring the risk is easier than tackling the risk.</w:t>
      </w:r>
    </w:p>
    <w:p w14:paraId="607147A6" w14:textId="77777777" w:rsidR="005D5787" w:rsidRDefault="005D5787" w:rsidP="005D5787">
      <w:pPr>
        <w:rPr>
          <w:lang w:val="en-GB"/>
        </w:rPr>
      </w:pPr>
    </w:p>
    <w:p w14:paraId="089C5CD5" w14:textId="0DE33A2D" w:rsidR="005D5787" w:rsidRDefault="005D5787" w:rsidP="005D5787">
      <w:pPr>
        <w:pStyle w:val="Heading1"/>
      </w:pPr>
      <w:r w:rsidRPr="005D5787">
        <w:t>Draft</w:t>
      </w:r>
    </w:p>
    <w:p w14:paraId="79445D31" w14:textId="6796A939" w:rsidR="005D5787" w:rsidRDefault="005D5787" w:rsidP="005D5787">
      <w:pPr>
        <w:rPr>
          <w:lang w:val="en-GB"/>
        </w:rPr>
      </w:pPr>
      <w:r>
        <w:rPr>
          <w:lang w:val="en-GB"/>
        </w:rPr>
        <w:t xml:space="preserve">Our greatest exposures are in IT, internal controls, with lesser but still threatening risk in capital and human resources. One of the main reasons for this is that our resources are not proportionally allocated to these areas. We serve a large share of the Ontario market with a small workforce. No one on our staff has risk management as their main responsibility. </w:t>
      </w:r>
      <w:r w:rsidR="00EB16C1">
        <w:rPr>
          <w:lang w:val="en-GB"/>
        </w:rPr>
        <w:t xml:space="preserve">The pandemic changes our risk profile quickly, so what resources we have available to us gives us a good idea on how we can </w:t>
      </w:r>
      <w:del w:id="0" w:author="Chris Haritun" w:date="2026-10-10T14:05:00Z" w16du:dateUtc="2026-10-10T18:05:00Z">
        <w:r w:rsidR="00EB16C1" w:rsidDel="004E7A59">
          <w:rPr>
            <w:lang w:val="en-GB"/>
          </w:rPr>
          <w:delText>adapt and roll with the punches as they happen.</w:delText>
        </w:r>
      </w:del>
      <w:ins w:id="1" w:author="Chris Haritun" w:date="2026-10-10T14:05:00Z" w16du:dateUtc="2026-10-10T18:05:00Z">
        <w:r w:rsidR="004E7A59">
          <w:rPr>
            <w:lang w:val="en-GB"/>
          </w:rPr>
          <w:t xml:space="preserve">respond as conditions change. </w:t>
        </w:r>
      </w:ins>
      <w:r w:rsidR="00EB16C1">
        <w:rPr>
          <w:lang w:val="en-GB"/>
        </w:rPr>
        <w:t xml:space="preserve"> </w:t>
      </w:r>
    </w:p>
    <w:p w14:paraId="235DF7C4" w14:textId="77777777" w:rsidR="005D5787" w:rsidRDefault="005D5787" w:rsidP="005D5787">
      <w:pPr>
        <w:rPr>
          <w:lang w:val="en-GB"/>
        </w:rPr>
      </w:pPr>
    </w:p>
    <w:p w14:paraId="25CD176B" w14:textId="1CA7230E" w:rsidR="005D5787" w:rsidRPr="005D5787" w:rsidRDefault="005D5787" w:rsidP="005D5787">
      <w:pPr>
        <w:pStyle w:val="Heading2"/>
      </w:pPr>
      <w:r w:rsidRPr="005D5787">
        <w:t xml:space="preserve">On </w:t>
      </w:r>
      <w:r w:rsidR="00EB16C1">
        <w:t>Methodology</w:t>
      </w:r>
    </w:p>
    <w:p w14:paraId="71BA8B1A" w14:textId="7EFC36E2" w:rsidR="005D5787" w:rsidRDefault="005D5787" w:rsidP="005D5787">
      <w:pPr>
        <w:rPr>
          <w:lang w:val="en-GB"/>
        </w:rPr>
      </w:pPr>
      <w:r>
        <w:rPr>
          <w:lang w:val="en-GB"/>
        </w:rPr>
        <w:t xml:space="preserve">The resources available for risk management are finite. We will therefore </w:t>
      </w:r>
      <w:del w:id="2" w:author="Chris Haritun" w:date="2026-10-10T14:09:00Z" w16du:dateUtc="2026-10-10T18:09:00Z">
        <w:r w:rsidDel="004E7A59">
          <w:rPr>
            <w:lang w:val="en-GB"/>
          </w:rPr>
          <w:delText xml:space="preserve">give </w:delText>
        </w:r>
      </w:del>
      <w:ins w:id="3" w:author="Chris Haritun" w:date="2026-10-10T14:09:00Z" w16du:dateUtc="2026-10-10T18:09:00Z">
        <w:r w:rsidR="004E7A59">
          <w:rPr>
            <w:lang w:val="en-GB"/>
          </w:rPr>
          <w:t>allocate</w:t>
        </w:r>
        <w:r w:rsidR="004E7A59">
          <w:rPr>
            <w:lang w:val="en-GB"/>
          </w:rPr>
          <w:t xml:space="preserve"> </w:t>
        </w:r>
      </w:ins>
      <w:r>
        <w:rPr>
          <w:lang w:val="en-GB"/>
        </w:rPr>
        <w:t xml:space="preserve">resources to each risk according to its significance in the </w:t>
      </w:r>
      <w:del w:id="4" w:author="Chris Haritun" w:date="2026-10-10T14:09:00Z" w16du:dateUtc="2026-10-10T18:09:00Z">
        <w:r w:rsidDel="004E7A59">
          <w:rPr>
            <w:lang w:val="en-GB"/>
          </w:rPr>
          <w:delText>risk index</w:delText>
        </w:r>
      </w:del>
      <w:ins w:id="5" w:author="Chris Haritun" w:date="2026-10-10T14:09:00Z" w16du:dateUtc="2026-10-10T18:09:00Z">
        <w:r w:rsidR="004E7A59">
          <w:rPr>
            <w:lang w:val="en-GB"/>
          </w:rPr>
          <w:t xml:space="preserve">Riskiness Index, its urgency, </w:t>
        </w:r>
      </w:ins>
      <w:ins w:id="6" w:author="Chris Haritun" w:date="2026-10-10T14:10:00Z" w16du:dateUtc="2026-10-10T18:10:00Z">
        <w:r w:rsidR="004E7A59">
          <w:rPr>
            <w:lang w:val="en-GB"/>
          </w:rPr>
          <w:t>and its potential effects on other areas of the organization</w:t>
        </w:r>
      </w:ins>
      <w:r>
        <w:rPr>
          <w:lang w:val="en-GB"/>
        </w:rPr>
        <w:t xml:space="preserve">. The highest-rated risks will </w:t>
      </w:r>
      <w:ins w:id="7" w:author="Chris Haritun" w:date="2026-10-10T14:10:00Z" w16du:dateUtc="2026-10-10T18:10:00Z">
        <w:r w:rsidR="004E7A59">
          <w:rPr>
            <w:lang w:val="en-GB"/>
          </w:rPr>
          <w:t xml:space="preserve">generally </w:t>
        </w:r>
      </w:ins>
      <w:r>
        <w:rPr>
          <w:lang w:val="en-GB"/>
        </w:rPr>
        <w:t>receive attention first</w:t>
      </w:r>
      <w:ins w:id="8" w:author="Chris Haritun" w:date="2026-10-10T14:10:00Z" w16du:dateUtc="2026-10-10T18:10:00Z">
        <w:r w:rsidR="004E7A59">
          <w:rPr>
            <w:lang w:val="en-GB"/>
          </w:rPr>
          <w:t>,</w:t>
        </w:r>
      </w:ins>
      <w:r>
        <w:rPr>
          <w:lang w:val="en-GB"/>
        </w:rPr>
        <w:t xml:space="preserve"> while lower </w:t>
      </w:r>
      <w:del w:id="9" w:author="Chris Haritun" w:date="2026-10-10T14:07:00Z" w16du:dateUtc="2026-10-10T18:07:00Z">
        <w:r w:rsidDel="004E7A59">
          <w:rPr>
            <w:lang w:val="en-GB"/>
          </w:rPr>
          <w:delText xml:space="preserve">rates </w:delText>
        </w:r>
      </w:del>
      <w:ins w:id="10" w:author="Chris Haritun" w:date="2026-10-10T14:10:00Z" w16du:dateUtc="2026-10-10T18:10:00Z">
        <w:r w:rsidR="004E7A59">
          <w:rPr>
            <w:lang w:val="en-GB"/>
          </w:rPr>
          <w:t>-</w:t>
        </w:r>
      </w:ins>
      <w:ins w:id="11" w:author="Chris Haritun" w:date="2026-10-10T14:07:00Z" w16du:dateUtc="2026-10-10T18:07:00Z">
        <w:r w:rsidR="004E7A59">
          <w:rPr>
            <w:lang w:val="en-GB"/>
          </w:rPr>
          <w:t>rate</w:t>
        </w:r>
        <w:r w:rsidR="004E7A59">
          <w:rPr>
            <w:lang w:val="en-GB"/>
          </w:rPr>
          <w:t>d</w:t>
        </w:r>
        <w:r w:rsidR="004E7A59">
          <w:rPr>
            <w:lang w:val="en-GB"/>
          </w:rPr>
          <w:t xml:space="preserve"> </w:t>
        </w:r>
      </w:ins>
      <w:r>
        <w:rPr>
          <w:lang w:val="en-GB"/>
        </w:rPr>
        <w:t xml:space="preserve">risks </w:t>
      </w:r>
      <w:del w:id="12" w:author="Chris Haritun" w:date="2026-10-10T14:10:00Z" w16du:dateUtc="2026-10-10T18:10:00Z">
        <w:r w:rsidDel="004E7A59">
          <w:rPr>
            <w:lang w:val="en-GB"/>
          </w:rPr>
          <w:delText xml:space="preserve">will </w:delText>
        </w:r>
      </w:del>
      <w:ins w:id="13" w:author="Chris Haritun" w:date="2026-10-10T14:10:00Z" w16du:dateUtc="2026-10-10T18:10:00Z">
        <w:r w:rsidR="004E7A59">
          <w:rPr>
            <w:lang w:val="en-GB"/>
          </w:rPr>
          <w:t>may</w:t>
        </w:r>
        <w:r w:rsidR="004E7A59">
          <w:rPr>
            <w:lang w:val="en-GB"/>
          </w:rPr>
          <w:t xml:space="preserve"> </w:t>
        </w:r>
      </w:ins>
      <w:del w:id="14" w:author="Chris Haritun" w:date="2026-10-10T14:11:00Z" w16du:dateUtc="2026-10-10T18:11:00Z">
        <w:r w:rsidDel="004E7A59">
          <w:rPr>
            <w:lang w:val="en-GB"/>
          </w:rPr>
          <w:delText xml:space="preserve">receive resources when </w:delText>
        </w:r>
        <w:r w:rsidR="008D2196" w:rsidDel="004E7A59">
          <w:rPr>
            <w:lang w:val="en-GB"/>
          </w:rPr>
          <w:delText>expected savings are greater than the cost of the control put in place</w:delText>
        </w:r>
        <w:r w:rsidDel="004E7A59">
          <w:rPr>
            <w:lang w:val="en-GB"/>
          </w:rPr>
          <w:delText>.</w:delText>
        </w:r>
      </w:del>
      <w:ins w:id="15" w:author="Chris Haritun" w:date="2026-10-10T14:11:00Z" w16du:dateUtc="2026-10-10T18:11:00Z">
        <w:r w:rsidR="004E7A59">
          <w:rPr>
            <w:lang w:val="en-GB"/>
          </w:rPr>
          <w:t xml:space="preserve">also require immediate resources </w:t>
        </w:r>
        <w:r w:rsidR="004E7A59">
          <w:rPr>
            <w:lang w:val="en-GB"/>
          </w:rPr>
          <w:lastRenderedPageBreak/>
          <w:t>to protect customers or support essential operations.</w:t>
        </w:r>
      </w:ins>
      <w:ins w:id="16" w:author="Chris Haritun" w:date="2026-10-10T14:17:00Z" w16du:dateUtc="2026-10-10T18:17:00Z">
        <w:r w:rsidR="009A3DE9">
          <w:rPr>
            <w:lang w:val="en-GB"/>
          </w:rPr>
          <w:t xml:space="preserve"> This decision will consider the expected reduction of risk alongsid</w:t>
        </w:r>
      </w:ins>
      <w:ins w:id="17" w:author="Chris Haritun" w:date="2026-10-10T14:18:00Z" w16du:dateUtc="2026-10-10T18:18:00Z">
        <w:r w:rsidR="009A3DE9">
          <w:rPr>
            <w:lang w:val="en-GB"/>
          </w:rPr>
          <w:t xml:space="preserve">e the cost of controls. </w:t>
        </w:r>
      </w:ins>
      <w:r>
        <w:rPr>
          <w:lang w:val="en-GB"/>
        </w:rPr>
        <w:t xml:space="preserve"> </w:t>
      </w:r>
    </w:p>
    <w:p w14:paraId="2468C224" w14:textId="2AF22F6A" w:rsidR="00EB16C1" w:rsidRDefault="008D2196" w:rsidP="005D5787">
      <w:pPr>
        <w:rPr>
          <w:lang w:val="en-GB"/>
        </w:rPr>
      </w:pPr>
      <w:r>
        <w:rPr>
          <w:lang w:val="en-GB"/>
        </w:rPr>
        <w:t>Given ITrustU’s standing,</w:t>
      </w:r>
      <w:r w:rsidR="00534595">
        <w:rPr>
          <w:lang w:val="en-GB"/>
        </w:rPr>
        <w:t xml:space="preserve"> there are three immediate levers of support we can pull</w:t>
      </w:r>
      <w:r>
        <w:rPr>
          <w:lang w:val="en-GB"/>
        </w:rPr>
        <w:t xml:space="preserve">: our parent group Tiva, our own people, and third-party specialists. Internal and group resources are preferred </w:t>
      </w:r>
      <w:del w:id="18" w:author="Chris Haritun" w:date="2026-10-10T14:06:00Z" w16du:dateUtc="2026-10-10T18:06:00Z">
        <w:r w:rsidDel="004E7A59">
          <w:rPr>
            <w:lang w:val="en-GB"/>
          </w:rPr>
          <w:delText>to be utilized first before</w:delText>
        </w:r>
      </w:del>
      <w:ins w:id="19" w:author="Chris Haritun" w:date="2026-10-10T14:06:00Z" w16du:dateUtc="2026-10-10T18:06:00Z">
        <w:r w:rsidR="004E7A59">
          <w:rPr>
            <w:lang w:val="en-GB"/>
          </w:rPr>
          <w:t>prior to</w:t>
        </w:r>
      </w:ins>
      <w:r>
        <w:rPr>
          <w:lang w:val="en-GB"/>
        </w:rPr>
        <w:t xml:space="preserve"> paying for external services</w:t>
      </w:r>
      <w:ins w:id="20" w:author="Chris Haritun" w:date="2026-10-10T14:28:00Z" w16du:dateUtc="2026-10-10T18:28:00Z">
        <w:r w:rsidR="00813663">
          <w:rPr>
            <w:lang w:val="en-GB"/>
          </w:rPr>
          <w:t>, where they have the capacity and expertise</w:t>
        </w:r>
      </w:ins>
      <w:r>
        <w:rPr>
          <w:lang w:val="en-GB"/>
        </w:rPr>
        <w:t xml:space="preserve">. This approach should keep costs controlled and keeps knowledge of our risks inside the organization as much as possible. </w:t>
      </w:r>
    </w:p>
    <w:p w14:paraId="60A64DDF" w14:textId="46234090" w:rsidR="008D2196" w:rsidRDefault="00EB16C1" w:rsidP="005D5787">
      <w:pPr>
        <w:rPr>
          <w:lang w:val="en-GB"/>
        </w:rPr>
      </w:pPr>
      <w:r>
        <w:rPr>
          <w:lang w:val="en-GB"/>
        </w:rPr>
        <w:t xml:space="preserve">However, we also understand that risk management needs more than people. A dedicated budget for risk management makes clear the intention to allocate resources towards reducing exposure for the organization. The budget should first fund the controls that give the largest reduction in exposure for the lowest cost. Our resources also include the equipment and systems that let staff work securely. They include the training that prepares staff for new responsibilities and procedures as well as factoring in the management time that risk ownership will require. </w:t>
      </w:r>
    </w:p>
    <w:p w14:paraId="457BECB2" w14:textId="4D3D2DFA" w:rsidR="00D4679A" w:rsidRDefault="00D4679A" w:rsidP="005D5787">
      <w:pPr>
        <w:rPr>
          <w:lang w:val="en-GB"/>
        </w:rPr>
      </w:pPr>
      <w:r>
        <w:rPr>
          <w:lang w:val="en-GB"/>
        </w:rPr>
        <w:t xml:space="preserve">Some losses may be too large or too sudden for us to absorb alone. Insurance and reinsurance transfers the financial result of these losses to other parties. As an insurer, we face the possibility that a single event can affect many of our policy holders at the same time. Reinsurance is our main protection against a sudden dramatic increase in claims. We should therefore review the insurance that protects our own operations. We cannot or should not transfer or try to control every risk. Whenever we accept a risk, our reserves, liquidity and access to credit must be able to absorb the resulting loss. The risk management budget pays to prevent losses but our financial capacity can only pay to accept losses that we accept. Since liquidity is a concern, we should only accept risks that our financial capacity can support. </w:t>
      </w:r>
    </w:p>
    <w:p w14:paraId="7D14AE19" w14:textId="1A9B2E81" w:rsidR="000472EA" w:rsidRDefault="000472EA" w:rsidP="005D5787">
      <w:pPr>
        <w:rPr>
          <w:lang w:val="en-GB"/>
        </w:rPr>
      </w:pPr>
      <w:r>
        <w:rPr>
          <w:lang w:val="en-GB"/>
        </w:rPr>
        <w:t xml:space="preserve">Industry associations and other insurers will face many of the same risks that we will. When they share information, they can give early warnings of emerging threats, fraud patterns and changes in claims trends. They can also provide benchmarks we can compare our performance against. </w:t>
      </w:r>
      <w:r w:rsidR="00534595">
        <w:rPr>
          <w:lang w:val="en-GB"/>
        </w:rPr>
        <w:t xml:space="preserve">Participation in industry networks is therefore critical to extending our knowledge or risk beyond what our own data can show, and supplement our assessment as much as possible. </w:t>
      </w:r>
    </w:p>
    <w:p w14:paraId="3149331E" w14:textId="77777777" w:rsidR="008D2196" w:rsidRDefault="008D2196" w:rsidP="005D5787">
      <w:pPr>
        <w:rPr>
          <w:lang w:val="en-GB"/>
        </w:rPr>
      </w:pPr>
    </w:p>
    <w:p w14:paraId="7B7F813B" w14:textId="77777777" w:rsidR="00D64451" w:rsidRDefault="00D64451" w:rsidP="00D64451">
      <w:pPr>
        <w:pStyle w:val="Heading2"/>
        <w:rPr>
          <w:lang w:val="en-GB"/>
        </w:rPr>
      </w:pPr>
      <w:r>
        <w:rPr>
          <w:lang w:val="en-GB"/>
        </w:rPr>
        <w:t>On Support from Tiva</w:t>
      </w:r>
    </w:p>
    <w:p w14:paraId="30C47314" w14:textId="35E7E1F8" w:rsidR="00D64451" w:rsidRDefault="00D64451" w:rsidP="005D5787">
      <w:pPr>
        <w:rPr>
          <w:lang w:val="en-GB"/>
        </w:rPr>
      </w:pPr>
      <w:r>
        <w:rPr>
          <w:lang w:val="en-GB"/>
        </w:rPr>
        <w:t>Being a part of Tiva gives us access to specialist knowledge and expertise, a</w:t>
      </w:r>
      <w:ins w:id="21" w:author="Chris Haritun" w:date="2026-10-10T14:39:00Z" w16du:dateUtc="2026-10-10T18:39:00Z">
        <w:r w:rsidR="003264F5">
          <w:rPr>
            <w:lang w:val="en-GB"/>
          </w:rPr>
          <w:t xml:space="preserve"> with a</w:t>
        </w:r>
      </w:ins>
      <w:r>
        <w:rPr>
          <w:lang w:val="en-GB"/>
        </w:rPr>
        <w:t xml:space="preserve"> broader range of </w:t>
      </w:r>
      <w:ins w:id="22" w:author="Chris Haritun" w:date="2026-10-10T14:37:00Z" w16du:dateUtc="2026-10-10T18:37:00Z">
        <w:r w:rsidR="003264F5">
          <w:rPr>
            <w:lang w:val="en-GB"/>
          </w:rPr>
          <w:t xml:space="preserve">support </w:t>
        </w:r>
      </w:ins>
      <w:r>
        <w:rPr>
          <w:lang w:val="en-GB"/>
        </w:rPr>
        <w:t>options</w:t>
      </w:r>
      <w:ins w:id="23" w:author="Chris Haritun" w:date="2026-10-10T14:39:00Z" w16du:dateUtc="2026-10-10T18:39:00Z">
        <w:r w:rsidR="003264F5">
          <w:rPr>
            <w:lang w:val="en-GB"/>
          </w:rPr>
          <w:t>.</w:t>
        </w:r>
      </w:ins>
      <w:r>
        <w:rPr>
          <w:lang w:val="en-GB"/>
        </w:rPr>
        <w:t xml:space="preserve"> </w:t>
      </w:r>
      <w:del w:id="24" w:author="Chris Haritun" w:date="2026-10-10T14:39:00Z" w16du:dateUtc="2026-10-10T18:39:00Z">
        <w:r w:rsidDel="003264F5">
          <w:rPr>
            <w:lang w:val="en-GB"/>
          </w:rPr>
          <w:delText xml:space="preserve">and independent assurance at a lower cost </w:delText>
        </w:r>
        <w:r w:rsidDel="003264F5">
          <w:rPr>
            <w:lang w:val="en-GB"/>
          </w:rPr>
          <w:lastRenderedPageBreak/>
          <w:delText xml:space="preserve">than external providers. </w:delText>
        </w:r>
      </w:del>
      <w:r w:rsidR="001760AB">
        <w:rPr>
          <w:lang w:val="en-GB"/>
        </w:rPr>
        <w:t xml:space="preserve">During crisis conditions and economic downturn, </w:t>
      </w:r>
      <w:del w:id="25" w:author="Chris Haritun" w:date="2026-10-10T14:41:00Z" w16du:dateUtc="2026-10-10T18:41:00Z">
        <w:r w:rsidR="001760AB" w:rsidDel="003264F5">
          <w:rPr>
            <w:lang w:val="en-GB"/>
          </w:rPr>
          <w:delText>the first and most important thing is</w:delText>
        </w:r>
      </w:del>
      <w:ins w:id="26" w:author="Chris Haritun" w:date="2026-10-10T14:41:00Z" w16du:dateUtc="2026-10-10T18:41:00Z">
        <w:r w:rsidR="003264F5">
          <w:rPr>
            <w:lang w:val="en-GB"/>
          </w:rPr>
          <w:t>it is vital</w:t>
        </w:r>
      </w:ins>
      <w:r w:rsidR="001760AB">
        <w:rPr>
          <w:lang w:val="en-GB"/>
        </w:rPr>
        <w:t xml:space="preserve"> to conduct an independent review of our internal controls. Tiva’s guidance </w:t>
      </w:r>
      <w:del w:id="27" w:author="Chris Haritun" w:date="2026-10-10T14:41:00Z" w16du:dateUtc="2026-10-10T18:41:00Z">
        <w:r w:rsidR="001760AB" w:rsidDel="003264F5">
          <w:rPr>
            <w:lang w:val="en-GB"/>
          </w:rPr>
          <w:delText xml:space="preserve">can </w:delText>
        </w:r>
      </w:del>
      <w:ins w:id="28" w:author="Chris Haritun" w:date="2026-10-10T14:41:00Z" w16du:dateUtc="2026-10-10T18:41:00Z">
        <w:r w:rsidR="003264F5">
          <w:rPr>
            <w:lang w:val="en-GB"/>
          </w:rPr>
          <w:t>may</w:t>
        </w:r>
        <w:r w:rsidR="003264F5">
          <w:rPr>
            <w:lang w:val="en-GB"/>
          </w:rPr>
          <w:t xml:space="preserve"> </w:t>
        </w:r>
      </w:ins>
      <w:r w:rsidR="001760AB">
        <w:rPr>
          <w:lang w:val="en-GB"/>
        </w:rPr>
        <w:t xml:space="preserve">help give our stakeholders greater confidence. Tiva </w:t>
      </w:r>
      <w:del w:id="29" w:author="Chris Haritun" w:date="2026-10-10T14:41:00Z" w16du:dateUtc="2026-10-10T18:41:00Z">
        <w:r w:rsidR="001760AB" w:rsidDel="003264F5">
          <w:rPr>
            <w:lang w:val="en-GB"/>
          </w:rPr>
          <w:delText xml:space="preserve">can </w:delText>
        </w:r>
      </w:del>
      <w:ins w:id="30" w:author="Chris Haritun" w:date="2026-10-10T14:41:00Z" w16du:dateUtc="2026-10-10T18:41:00Z">
        <w:r w:rsidR="003264F5">
          <w:rPr>
            <w:lang w:val="en-GB"/>
          </w:rPr>
          <w:t>may</w:t>
        </w:r>
        <w:r w:rsidR="003264F5">
          <w:rPr>
            <w:lang w:val="en-GB"/>
          </w:rPr>
          <w:t xml:space="preserve"> </w:t>
        </w:r>
      </w:ins>
      <w:r w:rsidR="001760AB">
        <w:rPr>
          <w:lang w:val="en-GB"/>
        </w:rPr>
        <w:t xml:space="preserve">also assist </w:t>
      </w:r>
      <w:ins w:id="31" w:author="Chris Haritun" w:date="2026-10-10T14:41:00Z" w16du:dateUtc="2026-10-10T18:41:00Z">
        <w:r w:rsidR="003264F5">
          <w:rPr>
            <w:lang w:val="en-GB"/>
          </w:rPr>
          <w:t xml:space="preserve">with </w:t>
        </w:r>
      </w:ins>
      <w:r w:rsidR="001760AB">
        <w:rPr>
          <w:lang w:val="en-GB"/>
        </w:rPr>
        <w:t>the management of our investments, liquidity</w:t>
      </w:r>
      <w:ins w:id="32" w:author="Chris Haritun" w:date="2026-10-10T14:41:00Z" w16du:dateUtc="2026-10-10T18:41:00Z">
        <w:r w:rsidR="003264F5">
          <w:rPr>
            <w:lang w:val="en-GB"/>
          </w:rPr>
          <w:t>,</w:t>
        </w:r>
      </w:ins>
      <w:r w:rsidR="001760AB">
        <w:rPr>
          <w:lang w:val="en-GB"/>
        </w:rPr>
        <w:t xml:space="preserve"> and reserves, to strengthen our financial position. However, Tiva may be limited in the support it can </w:t>
      </w:r>
      <w:del w:id="33" w:author="Chris Haritun" w:date="2026-10-10T14:42:00Z" w16du:dateUtc="2026-10-10T18:42:00Z">
        <w:r w:rsidR="001760AB" w:rsidDel="003264F5">
          <w:rPr>
            <w:lang w:val="en-GB"/>
          </w:rPr>
          <w:delText xml:space="preserve">give </w:delText>
        </w:r>
      </w:del>
      <w:ins w:id="34" w:author="Chris Haritun" w:date="2026-10-10T14:42:00Z" w16du:dateUtc="2026-10-10T18:42:00Z">
        <w:r w:rsidR="003264F5">
          <w:rPr>
            <w:lang w:val="en-GB"/>
          </w:rPr>
          <w:t>provide</w:t>
        </w:r>
        <w:r w:rsidR="003264F5">
          <w:rPr>
            <w:lang w:val="en-GB"/>
          </w:rPr>
          <w:t xml:space="preserve"> </w:t>
        </w:r>
      </w:ins>
      <w:del w:id="35" w:author="Chris Haritun" w:date="2026-10-10T14:42:00Z" w16du:dateUtc="2026-10-10T18:42:00Z">
        <w:r w:rsidR="001760AB" w:rsidDel="003264F5">
          <w:rPr>
            <w:lang w:val="en-GB"/>
          </w:rPr>
          <w:delText>at the time</w:delText>
        </w:r>
      </w:del>
      <w:ins w:id="36" w:author="Chris Haritun" w:date="2026-10-10T14:42:00Z" w16du:dateUtc="2026-10-10T18:42:00Z">
        <w:r w:rsidR="003264F5">
          <w:rPr>
            <w:lang w:val="en-GB"/>
          </w:rPr>
          <w:t>when</w:t>
        </w:r>
      </w:ins>
      <w:r w:rsidR="001760AB">
        <w:rPr>
          <w:lang w:val="en-GB"/>
        </w:rPr>
        <w:t xml:space="preserve"> we need it most, since it also faces pressure from the pandemic. For this reason, we should </w:t>
      </w:r>
      <w:ins w:id="37" w:author="Chris Haritun" w:date="2026-10-10T14:42:00Z" w16du:dateUtc="2026-10-10T18:42:00Z">
        <w:r w:rsidR="003264F5">
          <w:rPr>
            <w:lang w:val="en-GB"/>
          </w:rPr>
          <w:t xml:space="preserve">formally </w:t>
        </w:r>
      </w:ins>
      <w:r w:rsidR="001760AB">
        <w:rPr>
          <w:lang w:val="en-GB"/>
        </w:rPr>
        <w:t xml:space="preserve">agree </w:t>
      </w:r>
      <w:del w:id="38" w:author="Chris Haritun" w:date="2026-10-10T14:42:00Z" w16du:dateUtc="2026-10-10T18:42:00Z">
        <w:r w:rsidR="001760AB" w:rsidDel="003264F5">
          <w:rPr>
            <w:lang w:val="en-GB"/>
          </w:rPr>
          <w:delText>the level of support formally</w:delText>
        </w:r>
      </w:del>
      <w:ins w:id="39" w:author="Chris Haritun" w:date="2026-10-10T14:42:00Z" w16du:dateUtc="2026-10-10T18:42:00Z">
        <w:r w:rsidR="003264F5">
          <w:rPr>
            <w:lang w:val="en-GB"/>
          </w:rPr>
          <w:t xml:space="preserve">on the scope, </w:t>
        </w:r>
      </w:ins>
      <w:ins w:id="40" w:author="Chris Haritun" w:date="2026-10-10T14:43:00Z" w16du:dateUtc="2026-10-10T18:43:00Z">
        <w:r w:rsidR="003264F5">
          <w:rPr>
            <w:lang w:val="en-GB"/>
          </w:rPr>
          <w:t>timing, and cost of support</w:t>
        </w:r>
      </w:ins>
      <w:r w:rsidR="001760AB">
        <w:rPr>
          <w:lang w:val="en-GB"/>
        </w:rPr>
        <w:t>. We should not assume that support will be available on demand.</w:t>
      </w:r>
    </w:p>
    <w:p w14:paraId="139B69E1" w14:textId="77777777" w:rsidR="00D64451" w:rsidRDefault="00D64451" w:rsidP="005D5787">
      <w:pPr>
        <w:rPr>
          <w:lang w:val="en-GB"/>
        </w:rPr>
      </w:pPr>
    </w:p>
    <w:p w14:paraId="4C2D9846" w14:textId="6604CAD3" w:rsidR="008D2196" w:rsidRDefault="008D2196" w:rsidP="008D2196">
      <w:pPr>
        <w:pStyle w:val="Heading2"/>
        <w:rPr>
          <w:lang w:val="en-GB"/>
        </w:rPr>
      </w:pPr>
      <w:r>
        <w:rPr>
          <w:lang w:val="en-GB"/>
        </w:rPr>
        <w:t>On Our People</w:t>
      </w:r>
    </w:p>
    <w:p w14:paraId="23706F1C" w14:textId="77777777" w:rsidR="00034BBC" w:rsidRDefault="008D2196" w:rsidP="008D2196">
      <w:pPr>
        <w:rPr>
          <w:ins w:id="41" w:author="Chris Haritun" w:date="2026-10-10T14:47:00Z" w16du:dateUtc="2026-10-10T18:47:00Z"/>
          <w:lang w:val="en-GB"/>
        </w:rPr>
      </w:pPr>
      <w:r>
        <w:rPr>
          <w:lang w:val="en-GB"/>
        </w:rPr>
        <w:t xml:space="preserve">It may not be possible to create a separate risk management department during </w:t>
      </w:r>
      <w:ins w:id="42" w:author="Chris Haritun" w:date="2026-10-10T14:45:00Z" w16du:dateUtc="2026-10-10T18:45:00Z">
        <w:r w:rsidR="003264F5">
          <w:rPr>
            <w:lang w:val="en-GB"/>
          </w:rPr>
          <w:t xml:space="preserve">the </w:t>
        </w:r>
      </w:ins>
      <w:r>
        <w:rPr>
          <w:lang w:val="en-GB"/>
        </w:rPr>
        <w:t>pandemic</w:t>
      </w:r>
      <w:del w:id="43" w:author="Chris Haritun" w:date="2026-10-10T14:45:00Z" w16du:dateUtc="2026-10-10T18:45:00Z">
        <w:r w:rsidDel="003264F5">
          <w:rPr>
            <w:lang w:val="en-GB"/>
          </w:rPr>
          <w:delText xml:space="preserve"> like conditions</w:delText>
        </w:r>
      </w:del>
      <w:r>
        <w:rPr>
          <w:lang w:val="en-GB"/>
        </w:rPr>
        <w:t>.</w:t>
      </w:r>
      <w:r w:rsidR="00D64451">
        <w:rPr>
          <w:lang w:val="en-GB"/>
        </w:rPr>
        <w:t xml:space="preserve"> </w:t>
      </w:r>
      <w:del w:id="44" w:author="Chris Haritun" w:date="2026-10-10T14:45:00Z" w16du:dateUtc="2026-10-10T18:45:00Z">
        <w:r w:rsidR="00D64451" w:rsidDel="00034BBC">
          <w:rPr>
            <w:lang w:val="en-GB"/>
          </w:rPr>
          <w:delText>At this point and beyond, survival becomes the most important goal</w:delText>
        </w:r>
      </w:del>
      <w:ins w:id="45" w:author="Chris Haritun" w:date="2026-10-10T14:45:00Z" w16du:dateUtc="2026-10-10T18:45:00Z">
        <w:r w:rsidR="00034BBC">
          <w:rPr>
            <w:lang w:val="en-GB"/>
          </w:rPr>
          <w:t>Our immediate priority is to stabilize essential operations and make effective use of av</w:t>
        </w:r>
      </w:ins>
      <w:ins w:id="46" w:author="Chris Haritun" w:date="2026-10-10T14:46:00Z" w16du:dateUtc="2026-10-10T18:46:00Z">
        <w:r w:rsidR="00034BBC">
          <w:rPr>
            <w:lang w:val="en-GB"/>
          </w:rPr>
          <w:t>ailable resources</w:t>
        </w:r>
      </w:ins>
      <w:r w:rsidR="00D64451">
        <w:rPr>
          <w:lang w:val="en-GB"/>
        </w:rPr>
        <w:t>.</w:t>
      </w:r>
      <w:del w:id="47" w:author="Chris Haritun" w:date="2026-10-10T14:46:00Z" w16du:dateUtc="2026-10-10T18:46:00Z">
        <w:r w:rsidR="00D64451" w:rsidDel="00034BBC">
          <w:rPr>
            <w:lang w:val="en-GB"/>
          </w:rPr>
          <w:delText xml:space="preserve"> </w:delText>
        </w:r>
        <w:commentRangeStart w:id="48"/>
        <w:r w:rsidR="00D64451" w:rsidDel="00034BBC">
          <w:rPr>
            <w:lang w:val="en-GB"/>
          </w:rPr>
          <w:delText>Hiring new staff just for risk management may only quicken the pace to insolvency</w:delText>
        </w:r>
        <w:commentRangeEnd w:id="48"/>
        <w:r w:rsidR="00034BBC" w:rsidDel="00034BBC">
          <w:rPr>
            <w:rStyle w:val="CommentReference"/>
            <w:sz w:val="24"/>
            <w:szCs w:val="22"/>
            <w:lang w:val="en-GB"/>
          </w:rPr>
          <w:commentReference w:id="48"/>
        </w:r>
      </w:del>
      <w:r w:rsidR="00D64451">
        <w:rPr>
          <w:lang w:val="en-GB"/>
        </w:rPr>
        <w:t>. R</w:t>
      </w:r>
      <w:r>
        <w:rPr>
          <w:lang w:val="en-GB"/>
        </w:rPr>
        <w:t>isk management</w:t>
      </w:r>
      <w:r w:rsidR="00D64451">
        <w:rPr>
          <w:lang w:val="en-GB"/>
        </w:rPr>
        <w:t xml:space="preserve"> will</w:t>
      </w:r>
      <w:r>
        <w:rPr>
          <w:lang w:val="en-GB"/>
        </w:rPr>
        <w:t xml:space="preserve"> </w:t>
      </w:r>
      <w:r w:rsidR="00D64451">
        <w:rPr>
          <w:lang w:val="en-GB"/>
        </w:rPr>
        <w:t xml:space="preserve">therefore </w:t>
      </w:r>
      <w:r>
        <w:rPr>
          <w:lang w:val="en-GB"/>
        </w:rPr>
        <w:t xml:space="preserve">become a shared responsibility </w:t>
      </w:r>
      <w:del w:id="49" w:author="Chris Haritun" w:date="2026-10-10T14:47:00Z" w16du:dateUtc="2026-10-10T18:47:00Z">
        <w:r w:rsidDel="00034BBC">
          <w:rPr>
            <w:lang w:val="en-GB"/>
          </w:rPr>
          <w:delText>between members of staff that already exist</w:delText>
        </w:r>
      </w:del>
      <w:ins w:id="50" w:author="Chris Haritun" w:date="2026-10-10T14:47:00Z" w16du:dateUtc="2026-10-10T18:47:00Z">
        <w:r w:rsidR="00034BBC">
          <w:rPr>
            <w:lang w:val="en-GB"/>
          </w:rPr>
          <w:t>among existing staff, with additional support considerations where necessary</w:t>
        </w:r>
      </w:ins>
      <w:r>
        <w:rPr>
          <w:lang w:val="en-GB"/>
        </w:rPr>
        <w:t xml:space="preserve">. </w:t>
      </w:r>
    </w:p>
    <w:p w14:paraId="6EDECFB7" w14:textId="31CEF1B6" w:rsidR="008D2196" w:rsidRDefault="00D64451" w:rsidP="008D2196">
      <w:pPr>
        <w:rPr>
          <w:lang w:val="en-GB"/>
        </w:rPr>
      </w:pPr>
      <w:r>
        <w:rPr>
          <w:lang w:val="en-GB"/>
        </w:rPr>
        <w:t xml:space="preserve">Our pandemic crisis leadership team will be the main forum for risk decisions. It includes representatives from executive leadership and </w:t>
      </w:r>
      <w:del w:id="51" w:author="Chris Haritun" w:date="2026-10-10T14:48:00Z" w16du:dateUtc="2026-10-10T18:48:00Z">
        <w:r w:rsidDel="00034BBC">
          <w:rPr>
            <w:lang w:val="en-GB"/>
          </w:rPr>
          <w:delText xml:space="preserve">from </w:delText>
        </w:r>
      </w:del>
      <w:r>
        <w:rPr>
          <w:lang w:val="en-GB"/>
        </w:rPr>
        <w:t xml:space="preserve">each functional area. </w:t>
      </w:r>
      <w:r w:rsidR="008D2196">
        <w:rPr>
          <w:lang w:val="en-GB"/>
        </w:rPr>
        <w:t xml:space="preserve">An executive director will sponsor risk management at the senior level and will present risk information to </w:t>
      </w:r>
      <w:r>
        <w:rPr>
          <w:lang w:val="en-GB"/>
        </w:rPr>
        <w:t>the leadership team</w:t>
      </w:r>
      <w:r w:rsidR="008D2196">
        <w:rPr>
          <w:lang w:val="en-GB"/>
        </w:rPr>
        <w:t xml:space="preserve">. </w:t>
      </w:r>
      <w:r>
        <w:rPr>
          <w:lang w:val="en-GB"/>
        </w:rPr>
        <w:t xml:space="preserve">Each manager will own the risks </w:t>
      </w:r>
      <w:del w:id="52" w:author="Chris Haritun" w:date="2026-10-10T14:48:00Z" w16du:dateUtc="2026-10-10T18:48:00Z">
        <w:r w:rsidDel="00034BBC">
          <w:rPr>
            <w:lang w:val="en-GB"/>
          </w:rPr>
          <w:delText>that occur in</w:delText>
        </w:r>
      </w:del>
      <w:ins w:id="53" w:author="Chris Haritun" w:date="2026-10-10T14:48:00Z" w16du:dateUtc="2026-10-10T18:48:00Z">
        <w:r w:rsidR="00034BBC">
          <w:rPr>
            <w:lang w:val="en-GB"/>
          </w:rPr>
          <w:t>associated with</w:t>
        </w:r>
      </w:ins>
      <w:r>
        <w:rPr>
          <w:lang w:val="en-GB"/>
        </w:rPr>
        <w:t xml:space="preserve"> the processes they manage. </w:t>
      </w:r>
      <w:del w:id="54" w:author="Chris Haritun" w:date="2026-10-10T14:49:00Z" w16du:dateUtc="2026-10-10T18:49:00Z">
        <w:r w:rsidDel="00034BBC">
          <w:rPr>
            <w:lang w:val="en-GB"/>
          </w:rPr>
          <w:delText>Given that they</w:delText>
        </w:r>
      </w:del>
      <w:ins w:id="55" w:author="Chris Haritun" w:date="2026-10-10T14:49:00Z" w16du:dateUtc="2026-10-10T18:49:00Z">
        <w:r w:rsidR="00034BBC">
          <w:rPr>
            <w:lang w:val="en-GB"/>
          </w:rPr>
          <w:t>Their</w:t>
        </w:r>
      </w:ins>
      <w:r>
        <w:rPr>
          <w:lang w:val="en-GB"/>
        </w:rPr>
        <w:t xml:space="preserve"> understand</w:t>
      </w:r>
      <w:ins w:id="56" w:author="Chris Haritun" w:date="2026-10-10T14:49:00Z" w16du:dateUtc="2026-10-10T18:49:00Z">
        <w:r w:rsidR="00034BBC">
          <w:rPr>
            <w:lang w:val="en-GB"/>
          </w:rPr>
          <w:t>ing of</w:t>
        </w:r>
      </w:ins>
      <w:r>
        <w:rPr>
          <w:lang w:val="en-GB"/>
        </w:rPr>
        <w:t xml:space="preserve"> these processes</w:t>
      </w:r>
      <w:del w:id="57" w:author="Chris Haritun" w:date="2026-10-10T14:49:00Z" w16du:dateUtc="2026-10-10T18:49:00Z">
        <w:r w:rsidDel="00034BBC">
          <w:rPr>
            <w:lang w:val="en-GB"/>
          </w:rPr>
          <w:delText>, they are therefore in the</w:delText>
        </w:r>
      </w:del>
      <w:ins w:id="58" w:author="Chris Haritun" w:date="2026-10-10T14:49:00Z" w16du:dateUtc="2026-10-10T18:49:00Z">
        <w:r w:rsidR="00034BBC">
          <w:rPr>
            <w:lang w:val="en-GB"/>
          </w:rPr>
          <w:t>places them in the</w:t>
        </w:r>
      </w:ins>
      <w:r>
        <w:rPr>
          <w:lang w:val="en-GB"/>
        </w:rPr>
        <w:t xml:space="preserve"> best position to identify changes and respond to them. </w:t>
      </w:r>
      <w:r w:rsidR="008D2196">
        <w:rPr>
          <w:lang w:val="en-GB"/>
        </w:rPr>
        <w:t xml:space="preserve">One member will coordinate risk activities across the organization and maintain the risk register, prepare reports, and help managers assess their risks. </w:t>
      </w:r>
      <w:del w:id="59" w:author="Chris Haritun" w:date="2026-10-10T14:50:00Z" w16du:dateUtc="2026-10-10T18:50:00Z">
        <w:r w:rsidDel="00034BBC">
          <w:rPr>
            <w:lang w:val="en-GB"/>
          </w:rPr>
          <w:delText xml:space="preserve">Other (All?) </w:delText>
        </w:r>
        <w:r w:rsidR="008D2196" w:rsidDel="00034BBC">
          <w:rPr>
            <w:lang w:val="en-GB"/>
          </w:rPr>
          <w:delText xml:space="preserve">members will see to it that </w:delText>
        </w:r>
        <w:r w:rsidDel="00034BBC">
          <w:rPr>
            <w:lang w:val="en-GB"/>
          </w:rPr>
          <w:delText>they</w:delText>
        </w:r>
      </w:del>
      <w:ins w:id="60" w:author="Chris Haritun" w:date="2026-10-10T14:50:00Z" w16du:dateUtc="2026-10-10T18:50:00Z">
        <w:r w:rsidR="00034BBC">
          <w:rPr>
            <w:lang w:val="en-GB"/>
          </w:rPr>
          <w:t>All employees will be responsible for</w:t>
        </w:r>
      </w:ins>
      <w:r>
        <w:rPr>
          <w:lang w:val="en-GB"/>
        </w:rPr>
        <w:t xml:space="preserve"> follow</w:t>
      </w:r>
      <w:ins w:id="61" w:author="Chris Haritun" w:date="2026-10-10T14:50:00Z" w16du:dateUtc="2026-10-10T18:50:00Z">
        <w:r w:rsidR="00034BBC">
          <w:rPr>
            <w:lang w:val="en-GB"/>
          </w:rPr>
          <w:t>ing</w:t>
        </w:r>
      </w:ins>
      <w:r>
        <w:rPr>
          <w:lang w:val="en-GB"/>
        </w:rPr>
        <w:t xml:space="preserve"> agreed procedures and report</w:t>
      </w:r>
      <w:ins w:id="62" w:author="Chris Haritun" w:date="2026-10-10T14:51:00Z" w16du:dateUtc="2026-10-10T18:51:00Z">
        <w:r w:rsidR="00034BBC">
          <w:rPr>
            <w:lang w:val="en-GB"/>
          </w:rPr>
          <w:t>ing</w:t>
        </w:r>
      </w:ins>
      <w:r>
        <w:rPr>
          <w:lang w:val="en-GB"/>
        </w:rPr>
        <w:t xml:space="preserve"> incidents </w:t>
      </w:r>
      <w:del w:id="63" w:author="Chris Haritun" w:date="2026-10-10T14:51:00Z" w16du:dateUtc="2026-10-10T18:51:00Z">
        <w:r w:rsidDel="00034BBC">
          <w:rPr>
            <w:lang w:val="en-GB"/>
          </w:rPr>
          <w:delText xml:space="preserve">that may or did occur. </w:delText>
        </w:r>
      </w:del>
    </w:p>
    <w:p w14:paraId="42A578A4" w14:textId="77777777" w:rsidR="001760AB" w:rsidRDefault="001760AB" w:rsidP="008D2196">
      <w:pPr>
        <w:rPr>
          <w:lang w:val="en-GB"/>
        </w:rPr>
      </w:pPr>
    </w:p>
    <w:p w14:paraId="09898104" w14:textId="46893388" w:rsidR="001760AB" w:rsidRDefault="001760AB" w:rsidP="001760AB">
      <w:pPr>
        <w:pStyle w:val="Heading2"/>
        <w:rPr>
          <w:lang w:val="en-GB"/>
        </w:rPr>
      </w:pPr>
      <w:r>
        <w:rPr>
          <w:lang w:val="en-GB"/>
        </w:rPr>
        <w:t>On Third-Party Specialists</w:t>
      </w:r>
    </w:p>
    <w:p w14:paraId="52198FE5" w14:textId="12AE993E" w:rsidR="00C91408" w:rsidRDefault="001760AB" w:rsidP="001760AB">
      <w:pPr>
        <w:rPr>
          <w:lang w:val="en-GB"/>
        </w:rPr>
      </w:pPr>
      <w:r>
        <w:rPr>
          <w:lang w:val="en-GB"/>
        </w:rPr>
        <w:t xml:space="preserve">We acknowledge that some risks may require expertise that is beyond the capacity of our team. In areas like security and employee health, third-party contractors can </w:t>
      </w:r>
      <w:del w:id="64" w:author="Chris Haritun" w:date="2026-10-10T14:54:00Z" w16du:dateUtc="2026-10-10T18:54:00Z">
        <w:r w:rsidDel="00034BBC">
          <w:rPr>
            <w:lang w:val="en-GB"/>
          </w:rPr>
          <w:delText xml:space="preserve">give </w:delText>
        </w:r>
      </w:del>
      <w:ins w:id="65" w:author="Chris Haritun" w:date="2026-10-10T14:54:00Z" w16du:dateUtc="2026-10-10T18:54:00Z">
        <w:r w:rsidR="00034BBC">
          <w:rPr>
            <w:lang w:val="en-GB"/>
          </w:rPr>
          <w:t>provide</w:t>
        </w:r>
        <w:r w:rsidR="00034BBC">
          <w:rPr>
            <w:lang w:val="en-GB"/>
          </w:rPr>
          <w:t xml:space="preserve"> </w:t>
        </w:r>
      </w:ins>
      <w:r>
        <w:rPr>
          <w:lang w:val="en-GB"/>
        </w:rPr>
        <w:t xml:space="preserve">a level of service that we cannot </w:t>
      </w:r>
      <w:del w:id="66" w:author="Chris Haritun" w:date="2026-10-10T14:54:00Z" w16du:dateUtc="2026-10-10T18:54:00Z">
        <w:r w:rsidDel="00034BBC">
          <w:rPr>
            <w:lang w:val="en-GB"/>
          </w:rPr>
          <w:delText xml:space="preserve">give </w:delText>
        </w:r>
      </w:del>
      <w:ins w:id="67" w:author="Chris Haritun" w:date="2026-10-10T14:54:00Z" w16du:dateUtc="2026-10-10T18:54:00Z">
        <w:r w:rsidR="00034BBC">
          <w:rPr>
            <w:lang w:val="en-GB"/>
          </w:rPr>
          <w:t>generate</w:t>
        </w:r>
        <w:r w:rsidR="00034BBC">
          <w:rPr>
            <w:lang w:val="en-GB"/>
          </w:rPr>
          <w:t xml:space="preserve"> </w:t>
        </w:r>
      </w:ins>
      <w:r>
        <w:rPr>
          <w:lang w:val="en-GB"/>
        </w:rPr>
        <w:t xml:space="preserve">internally. </w:t>
      </w:r>
      <w:del w:id="68" w:author="Chris Haritun" w:date="2026-10-10T14:54:00Z" w16du:dateUtc="2026-10-10T18:54:00Z">
        <w:r w:rsidDel="00034BBC">
          <w:rPr>
            <w:lang w:val="en-GB"/>
          </w:rPr>
          <w:delText xml:space="preserve">ITrustU </w:delText>
        </w:r>
      </w:del>
      <w:ins w:id="69" w:author="Chris Haritun" w:date="2026-10-10T14:54:00Z" w16du:dateUtc="2026-10-10T18:54:00Z">
        <w:r w:rsidR="00034BBC">
          <w:rPr>
            <w:lang w:val="en-GB"/>
          </w:rPr>
          <w:t>We</w:t>
        </w:r>
        <w:r w:rsidR="00034BBC">
          <w:rPr>
            <w:lang w:val="en-GB"/>
          </w:rPr>
          <w:t xml:space="preserve"> </w:t>
        </w:r>
      </w:ins>
      <w:r>
        <w:rPr>
          <w:lang w:val="en-GB"/>
        </w:rPr>
        <w:t>already outsource</w:t>
      </w:r>
      <w:del w:id="70" w:author="Chris Haritun" w:date="2026-10-10T14:54:00Z" w16du:dateUtc="2026-10-10T18:54:00Z">
        <w:r w:rsidDel="00034BBC">
          <w:rPr>
            <w:lang w:val="en-GB"/>
          </w:rPr>
          <w:delText>s</w:delText>
        </w:r>
      </w:del>
      <w:r>
        <w:rPr>
          <w:lang w:val="en-GB"/>
        </w:rPr>
        <w:t xml:space="preserve"> several functions, including hosting, data backup, security advice</w:t>
      </w:r>
      <w:ins w:id="71" w:author="Chris Haritun" w:date="2026-10-10T14:55:00Z" w16du:dateUtc="2026-10-10T18:55:00Z">
        <w:r w:rsidR="00034BBC">
          <w:rPr>
            <w:lang w:val="en-GB"/>
          </w:rPr>
          <w:t>,</w:t>
        </w:r>
      </w:ins>
      <w:r>
        <w:rPr>
          <w:lang w:val="en-GB"/>
        </w:rPr>
        <w:t xml:space="preserve"> and legal services. We should continue to outsource areas </w:t>
      </w:r>
      <w:del w:id="72" w:author="Chris Haritun" w:date="2026-10-10T14:56:00Z" w16du:dateUtc="2026-10-10T18:56:00Z">
        <w:r w:rsidR="00C91408" w:rsidDel="009C7595">
          <w:rPr>
            <w:lang w:val="en-GB"/>
          </w:rPr>
          <w:delText xml:space="preserve">where it is more cost-effective (or practical?) to transfer the risk than try to </w:delText>
        </w:r>
        <w:r w:rsidR="00C91408" w:rsidDel="009C7595">
          <w:rPr>
            <w:lang w:val="en-GB"/>
          </w:rPr>
          <w:lastRenderedPageBreak/>
          <w:delText>treat it ourselves</w:delText>
        </w:r>
      </w:del>
      <w:ins w:id="73" w:author="Chris Haritun" w:date="2026-10-10T14:56:00Z" w16du:dateUtc="2026-10-10T18:56:00Z">
        <w:r w:rsidR="009C7595">
          <w:rPr>
            <w:lang w:val="en-GB"/>
          </w:rPr>
          <w:t>where specialists can perform the work or help manage the risk more effectively and practically</w:t>
        </w:r>
      </w:ins>
      <w:ins w:id="74" w:author="Chris Haritun" w:date="2026-10-10T14:57:00Z" w16du:dateUtc="2026-10-10T18:57:00Z">
        <w:r w:rsidR="009C7595">
          <w:rPr>
            <w:lang w:val="en-GB"/>
          </w:rPr>
          <w:t>, taking cost and service continuity into account</w:t>
        </w:r>
      </w:ins>
      <w:r w:rsidR="00C91408">
        <w:rPr>
          <w:lang w:val="en-GB"/>
        </w:rPr>
        <w:t xml:space="preserve">. </w:t>
      </w:r>
      <w:ins w:id="75" w:author="Chris Haritun" w:date="2026-10-10T15:00:00Z" w16du:dateUtc="2026-10-10T19:00:00Z">
        <w:r w:rsidR="009C7595">
          <w:rPr>
            <w:lang w:val="en-GB"/>
          </w:rPr>
          <w:t xml:space="preserve">Outsourcing does not automatically </w:t>
        </w:r>
      </w:ins>
      <w:commentRangeStart w:id="76"/>
      <w:del w:id="77" w:author="Chris Haritun" w:date="2026-10-10T15:00:00Z" w16du:dateUtc="2026-10-10T19:00:00Z">
        <w:r w:rsidR="00C91408" w:rsidDel="009C7595">
          <w:rPr>
            <w:lang w:val="en-GB"/>
          </w:rPr>
          <w:delText>Transferring the risk</w:delText>
        </w:r>
        <w:commentRangeEnd w:id="76"/>
        <w:r w:rsidR="009C7595" w:rsidDel="009C7595">
          <w:rPr>
            <w:rStyle w:val="CommentReference"/>
            <w:sz w:val="24"/>
            <w:szCs w:val="22"/>
            <w:lang w:val="en-GB"/>
          </w:rPr>
          <w:commentReference w:id="76"/>
        </w:r>
        <w:r w:rsidR="00C91408" w:rsidDel="009C7595">
          <w:rPr>
            <w:lang w:val="en-GB"/>
          </w:rPr>
          <w:delText xml:space="preserve"> does not also </w:delText>
        </w:r>
      </w:del>
      <w:r w:rsidR="00C91408">
        <w:rPr>
          <w:lang w:val="en-GB"/>
        </w:rPr>
        <w:t>transfer</w:t>
      </w:r>
      <w:ins w:id="78" w:author="Chris Haritun" w:date="2026-10-10T15:00:00Z" w16du:dateUtc="2026-10-10T19:00:00Z">
        <w:r w:rsidR="009C7595">
          <w:rPr>
            <w:lang w:val="en-GB"/>
          </w:rPr>
          <w:t xml:space="preserve"> the associated risk or</w:t>
        </w:r>
      </w:ins>
      <w:r w:rsidR="00C91408">
        <w:rPr>
          <w:lang w:val="en-GB"/>
        </w:rPr>
        <w:t xml:space="preserve"> our accountability. </w:t>
      </w:r>
      <w:commentRangeStart w:id="79"/>
      <w:r w:rsidR="00C91408">
        <w:rPr>
          <w:lang w:val="en-GB"/>
        </w:rPr>
        <w:t xml:space="preserve">Our customers and regulators, but most importantly we, will hold us responsible for any failure, whether the cause is internal or external. </w:t>
      </w:r>
      <w:commentRangeEnd w:id="79"/>
      <w:r w:rsidR="009C7595">
        <w:rPr>
          <w:rStyle w:val="CommentReference"/>
          <w:sz w:val="24"/>
          <w:szCs w:val="22"/>
          <w:lang w:val="en-GB"/>
        </w:rPr>
        <w:commentReference w:id="79"/>
      </w:r>
      <w:r w:rsidR="00C91408">
        <w:rPr>
          <w:lang w:val="en-GB"/>
        </w:rPr>
        <w:t xml:space="preserve">Each outsourced service should therefore have a representative that monitors and reports its performance. This way we can examine the reliability of each supplier and identify the best solutions for services that are most critical during this time and in the future. </w:t>
      </w:r>
    </w:p>
    <w:p w14:paraId="2A68D713" w14:textId="142A202F" w:rsidR="000472EA" w:rsidRDefault="000472EA" w:rsidP="001760AB">
      <w:pPr>
        <w:rPr>
          <w:lang w:val="en-GB"/>
        </w:rPr>
      </w:pPr>
      <w:r>
        <w:rPr>
          <w:lang w:val="en-GB"/>
        </w:rPr>
        <w:t xml:space="preserve">We already work with external parties who may have knowledge or risk, such as our brokers, banks and building societies. Leveraging these relationships is key to adding to our risk resources at little additional cost, as well as using their advice, information and assurance to maintain the quality of our services. For </w:t>
      </w:r>
      <w:del w:id="80" w:author="Chris Haritun" w:date="2026-10-10T15:02:00Z" w16du:dateUtc="2026-10-10T19:02:00Z">
        <w:r w:rsidDel="009C7595">
          <w:rPr>
            <w:lang w:val="en-GB"/>
          </w:rPr>
          <w:delText>e.g.,</w:delText>
        </w:r>
      </w:del>
      <w:ins w:id="81" w:author="Chris Haritun" w:date="2026-10-10T15:02:00Z" w16du:dateUtc="2026-10-10T19:02:00Z">
        <w:r w:rsidR="009C7595">
          <w:rPr>
            <w:lang w:val="en-GB"/>
          </w:rPr>
          <w:t>example,</w:t>
        </w:r>
      </w:ins>
      <w:r>
        <w:rPr>
          <w:lang w:val="en-GB"/>
        </w:rPr>
        <w:t xml:space="preserve"> our brokers are in direct contact with many of our customers which mean they can identify changes in customer needs and concerns early and </w:t>
      </w:r>
      <w:del w:id="82" w:author="Chris Haritun" w:date="2026-10-10T15:03:00Z" w16du:dateUtc="2026-10-10T19:03:00Z">
        <w:r w:rsidDel="009C7595">
          <w:rPr>
            <w:lang w:val="en-GB"/>
          </w:rPr>
          <w:delText>let us know before it spirals out of control</w:delText>
        </w:r>
      </w:del>
      <w:ins w:id="83" w:author="Chris Haritun" w:date="2026-10-10T15:03:00Z" w16du:dateUtc="2026-10-10T19:03:00Z">
        <w:r w:rsidR="009C7595">
          <w:rPr>
            <w:lang w:val="en-GB"/>
          </w:rPr>
          <w:t xml:space="preserve">inform us before problems escalate. </w:t>
        </w:r>
      </w:ins>
      <w:r>
        <w:rPr>
          <w:lang w:val="en-GB"/>
        </w:rPr>
        <w:t xml:space="preserve">. </w:t>
      </w:r>
    </w:p>
    <w:p w14:paraId="091A72B0" w14:textId="77777777" w:rsidR="000472EA" w:rsidRDefault="000472EA" w:rsidP="001760AB">
      <w:pPr>
        <w:rPr>
          <w:lang w:val="en-GB"/>
        </w:rPr>
      </w:pPr>
    </w:p>
    <w:p w14:paraId="014D0352" w14:textId="2675B77A" w:rsidR="000472EA" w:rsidRDefault="000472EA" w:rsidP="000472EA">
      <w:pPr>
        <w:pStyle w:val="Heading2"/>
        <w:rPr>
          <w:lang w:val="en-GB"/>
        </w:rPr>
      </w:pPr>
      <w:r>
        <w:rPr>
          <w:lang w:val="en-GB"/>
        </w:rPr>
        <w:t>On The Use of Government and Public Resources</w:t>
      </w:r>
    </w:p>
    <w:p w14:paraId="33195791" w14:textId="45161900" w:rsidR="000472EA" w:rsidRDefault="000472EA" w:rsidP="000472EA">
      <w:pPr>
        <w:rPr>
          <w:lang w:val="en-GB"/>
        </w:rPr>
      </w:pPr>
      <w:r>
        <w:rPr>
          <w:lang w:val="en-GB"/>
        </w:rPr>
        <w:t xml:space="preserve">Public health guidance informs our decisions about working arrangements and employee safety. Emergency services and utility providers support our recovery after weather disasters or sudden power loss. We do not control these resources but depend on them, therefore, we should include them in our planning as a source of support and work with relevant authorities to maintain stability in these areas. </w:t>
      </w:r>
    </w:p>
    <w:p w14:paraId="2149390C" w14:textId="77777777" w:rsidR="000472EA" w:rsidRDefault="000472EA" w:rsidP="000472EA">
      <w:pPr>
        <w:rPr>
          <w:lang w:val="en-GB"/>
        </w:rPr>
      </w:pPr>
    </w:p>
    <w:p w14:paraId="4E8D4B09" w14:textId="77777777" w:rsidR="000472EA" w:rsidRPr="000472EA" w:rsidRDefault="000472EA" w:rsidP="000472EA">
      <w:pPr>
        <w:rPr>
          <w:lang w:val="en-GB"/>
        </w:rPr>
      </w:pPr>
    </w:p>
    <w:p w14:paraId="725E1DF2" w14:textId="77777777" w:rsidR="000472EA" w:rsidRPr="000472EA" w:rsidRDefault="000472EA" w:rsidP="000472EA">
      <w:pPr>
        <w:rPr>
          <w:lang w:val="en-GB"/>
        </w:rPr>
      </w:pPr>
    </w:p>
    <w:p w14:paraId="5A03E23C" w14:textId="77777777" w:rsidR="00D4679A" w:rsidRDefault="00D4679A" w:rsidP="001760AB">
      <w:pPr>
        <w:rPr>
          <w:lang w:val="en-GB"/>
        </w:rPr>
      </w:pPr>
    </w:p>
    <w:p w14:paraId="198FAA6A" w14:textId="77777777" w:rsidR="000472EA" w:rsidRDefault="000472EA" w:rsidP="001760AB">
      <w:pPr>
        <w:rPr>
          <w:lang w:val="en-GB"/>
        </w:rPr>
      </w:pPr>
    </w:p>
    <w:p w14:paraId="143FA10E" w14:textId="77777777" w:rsidR="00C91408" w:rsidRDefault="00C91408" w:rsidP="001760AB">
      <w:pPr>
        <w:rPr>
          <w:lang w:val="en-GB"/>
        </w:rPr>
      </w:pPr>
    </w:p>
    <w:p w14:paraId="7AFAA321" w14:textId="73EF047B" w:rsidR="00C91408" w:rsidRPr="00C91408" w:rsidRDefault="00C91408" w:rsidP="00C91408">
      <w:pPr>
        <w:rPr>
          <w:lang w:val="en-GB"/>
        </w:rPr>
      </w:pPr>
    </w:p>
    <w:p w14:paraId="3CD313E6" w14:textId="77777777" w:rsidR="00C91408" w:rsidRDefault="00C91408" w:rsidP="001760AB">
      <w:pPr>
        <w:rPr>
          <w:lang w:val="en-GB"/>
        </w:rPr>
      </w:pPr>
    </w:p>
    <w:p w14:paraId="2449C3D7" w14:textId="77777777" w:rsidR="00C91408" w:rsidRDefault="00C91408" w:rsidP="001760AB">
      <w:pPr>
        <w:rPr>
          <w:lang w:val="en-GB"/>
        </w:rPr>
      </w:pPr>
    </w:p>
    <w:p w14:paraId="1FB7CC23" w14:textId="7EEFD70A" w:rsidR="001760AB" w:rsidRPr="001760AB" w:rsidRDefault="00C91408" w:rsidP="001760AB">
      <w:pPr>
        <w:rPr>
          <w:lang w:val="en-GB"/>
        </w:rPr>
      </w:pPr>
      <w:r>
        <w:rPr>
          <w:lang w:val="en-GB"/>
        </w:rPr>
        <w:t xml:space="preserve"> </w:t>
      </w:r>
    </w:p>
    <w:sectPr w:rsidR="001760AB" w:rsidRPr="001760AB">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Chris Haritun" w:date="2026-10-10T14:46:00Z" w:initials="CH">
    <w:p w14:paraId="27E80305" w14:textId="77777777" w:rsidR="00034BBC" w:rsidRDefault="00034BBC" w:rsidP="00034BBC">
      <w:pPr>
        <w:pStyle w:val="CommentText"/>
      </w:pPr>
      <w:r>
        <w:rPr>
          <w:rStyle w:val="CommentReference"/>
        </w:rPr>
        <w:annotationRef/>
      </w:r>
      <w:r>
        <w:t xml:space="preserve">Don’t know if we can make this claim. </w:t>
      </w:r>
    </w:p>
  </w:comment>
  <w:comment w:id="76" w:author="Chris Haritun" w:date="2026-10-10T15:00:00Z" w:initials="CH">
    <w:p w14:paraId="747E22FD" w14:textId="77777777" w:rsidR="009C7595" w:rsidRDefault="009C7595" w:rsidP="009C7595">
      <w:pPr>
        <w:pStyle w:val="CommentText"/>
      </w:pPr>
      <w:r>
        <w:rPr>
          <w:rStyle w:val="CommentReference"/>
        </w:rPr>
        <w:annotationRef/>
      </w:r>
      <w:r>
        <w:t xml:space="preserve">This doesn’t necessarily transfer our risk. We still accept a risk to service when choosing a third-party team. </w:t>
      </w:r>
    </w:p>
  </w:comment>
  <w:comment w:id="79" w:author="Chris Haritun" w:date="2026-10-10T15:02:00Z" w:initials="CH">
    <w:p w14:paraId="6C054E70" w14:textId="77777777" w:rsidR="009C7595" w:rsidRDefault="009C7595" w:rsidP="009C7595">
      <w:pPr>
        <w:pStyle w:val="CommentText"/>
      </w:pPr>
      <w:r>
        <w:rPr>
          <w:rStyle w:val="CommentReference"/>
        </w:rPr>
        <w:annotationRef/>
      </w:r>
      <w:r>
        <w:t xml:space="preserve">Rewording might be beneficial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E80305" w15:done="0"/>
  <w15:commentEx w15:paraId="747E22FD" w15:done="0"/>
  <w15:commentEx w15:paraId="6C054E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AFF268" w16cex:dateUtc="2026-10-10T18:46:00Z"/>
  <w16cex:commentExtensible w16cex:durableId="22FF90F6" w16cex:dateUtc="2026-10-10T19:00:00Z"/>
  <w16cex:commentExtensible w16cex:durableId="4384447B" w16cex:dateUtc="2026-10-10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E80305" w16cid:durableId="06AFF268"/>
  <w16cid:commentId w16cid:paraId="747E22FD" w16cid:durableId="22FF90F6"/>
  <w16cid:commentId w16cid:paraId="6C054E70" w16cid:durableId="438444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0"/>
    <w:family w:val="auto"/>
    <w:pitch w:val="variable"/>
    <w:sig w:usb0="E0000AFF" w:usb1="5200A1FF" w:usb2="00000021" w:usb3="00000000" w:csb0="0000019F" w:csb1="00000000"/>
    <w:embedRegular r:id="rId1" w:fontKey="{01E9B4FC-081B-4B5C-A788-F2B0113FE476}"/>
    <w:embedBold r:id="rId2" w:fontKey="{7EB8A535-9998-4D1D-9B89-94AB898ECA77}"/>
    <w:embedItalic r:id="rId3" w:fontKey="{F8E4D92A-C198-43B7-A92C-6B068F525349}"/>
  </w:font>
  <w:font w:name="Aptos">
    <w:charset w:val="00"/>
    <w:family w:val="swiss"/>
    <w:pitch w:val="variable"/>
    <w:sig w:usb0="20000287" w:usb1="00000003" w:usb2="00000000" w:usb3="00000000" w:csb0="0000019F" w:csb1="00000000"/>
  </w:font>
  <w:font w:name="Inter Medium">
    <w:charset w:val="00"/>
    <w:family w:val="auto"/>
    <w:pitch w:val="variable"/>
    <w:sig w:usb0="E0000AFF" w:usb1="5200A1FF" w:usb2="00000021" w:usb3="00000000" w:csb0="0000019F" w:csb1="00000000"/>
    <w:embedRegular r:id="rId4" w:subsetted="1" w:fontKey="{E9753CB9-043D-46B4-915B-B8A2D81354E4}"/>
  </w:font>
  <w:font w:name="Inter Display SemiBold">
    <w:charset w:val="00"/>
    <w:family w:val="auto"/>
    <w:pitch w:val="variable"/>
    <w:sig w:usb0="E0000AFF" w:usb1="5200A1FF" w:usb2="00000021" w:usb3="00000000" w:csb0="0000019F" w:csb1="00000000"/>
    <w:embedRegular r:id="rId5" w:subsetted="1" w:fontKey="{FFE8CA7D-7791-4898-97A2-BE835FFE3D2A}"/>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C32CD"/>
    <w:multiLevelType w:val="hybridMultilevel"/>
    <w:tmpl w:val="20C6C6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6789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Haritun">
    <w15:presenceInfo w15:providerId="AD" w15:userId="S::charitun@myseneca.ca::819e8481-384a-41e6-af7b-7bb453c9ce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AE"/>
    <w:rsid w:val="00034BBC"/>
    <w:rsid w:val="000472EA"/>
    <w:rsid w:val="0017108F"/>
    <w:rsid w:val="001760AB"/>
    <w:rsid w:val="001D17BC"/>
    <w:rsid w:val="00232641"/>
    <w:rsid w:val="002D064B"/>
    <w:rsid w:val="00315F04"/>
    <w:rsid w:val="003264F5"/>
    <w:rsid w:val="004E0A7A"/>
    <w:rsid w:val="004E7A59"/>
    <w:rsid w:val="00534595"/>
    <w:rsid w:val="005D5787"/>
    <w:rsid w:val="00702E88"/>
    <w:rsid w:val="00721A8C"/>
    <w:rsid w:val="007C0A8A"/>
    <w:rsid w:val="00813663"/>
    <w:rsid w:val="008D2196"/>
    <w:rsid w:val="00901FAE"/>
    <w:rsid w:val="009A3DE9"/>
    <w:rsid w:val="009C7595"/>
    <w:rsid w:val="00A34F35"/>
    <w:rsid w:val="00A61778"/>
    <w:rsid w:val="00A72448"/>
    <w:rsid w:val="00AA2333"/>
    <w:rsid w:val="00AC3280"/>
    <w:rsid w:val="00C91408"/>
    <w:rsid w:val="00D4679A"/>
    <w:rsid w:val="00D64451"/>
    <w:rsid w:val="00EA2735"/>
    <w:rsid w:val="00EB16C1"/>
    <w:rsid w:val="00FC4F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EB842"/>
  <w15:chartTrackingRefBased/>
  <w15:docId w15:val="{82954181-AD06-48AC-B14B-EF669C7F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Theme="minorHAnsi" w:hAnsi="Inter" w:cstheme="minorBidi"/>
        <w:kern w:val="2"/>
        <w:sz w:val="24"/>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641"/>
  </w:style>
  <w:style w:type="paragraph" w:styleId="Heading1">
    <w:name w:val="heading 1"/>
    <w:basedOn w:val="Normal"/>
    <w:next w:val="Normal"/>
    <w:link w:val="Heading1Char"/>
    <w:uiPriority w:val="9"/>
    <w:qFormat/>
    <w:rsid w:val="005D5787"/>
    <w:pPr>
      <w:keepNext/>
      <w:keepLines/>
      <w:spacing w:before="360" w:after="80"/>
      <w:outlineLvl w:val="0"/>
    </w:pPr>
    <w:rPr>
      <w:rFonts w:ascii="Inter Medium" w:eastAsiaTheme="majorEastAsia" w:hAnsi="Inter Medium"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5D5787"/>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F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F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1F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1F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1F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1F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1F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787"/>
    <w:rPr>
      <w:rFonts w:ascii="Inter Medium" w:eastAsiaTheme="majorEastAsia" w:hAnsi="Inter Medium"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D5787"/>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F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F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1F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1F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1F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1F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1F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787"/>
    <w:pPr>
      <w:spacing w:after="80" w:line="240" w:lineRule="auto"/>
      <w:contextualSpacing/>
    </w:pPr>
    <w:rPr>
      <w:rFonts w:ascii="Inter Display SemiBold" w:eastAsiaTheme="majorEastAsia" w:hAnsi="Inter Display SemiBold" w:cstheme="majorBidi"/>
      <w:spacing w:val="-10"/>
      <w:kern w:val="28"/>
      <w:sz w:val="56"/>
      <w:szCs w:val="56"/>
    </w:rPr>
  </w:style>
  <w:style w:type="character" w:customStyle="1" w:styleId="TitleChar">
    <w:name w:val="Title Char"/>
    <w:basedOn w:val="DefaultParagraphFont"/>
    <w:link w:val="Title"/>
    <w:uiPriority w:val="10"/>
    <w:rsid w:val="005D5787"/>
    <w:rPr>
      <w:rFonts w:ascii="Inter Display SemiBold" w:eastAsiaTheme="majorEastAsia" w:hAnsi="Inter Display SemiBold" w:cstheme="majorBidi"/>
      <w:spacing w:val="-10"/>
      <w:kern w:val="28"/>
      <w:sz w:val="56"/>
      <w:szCs w:val="56"/>
    </w:rPr>
  </w:style>
  <w:style w:type="paragraph" w:styleId="Subtitle">
    <w:name w:val="Subtitle"/>
    <w:basedOn w:val="Normal"/>
    <w:next w:val="Normal"/>
    <w:link w:val="SubtitleChar"/>
    <w:uiPriority w:val="11"/>
    <w:qFormat/>
    <w:rsid w:val="00901F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F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1FAE"/>
    <w:pPr>
      <w:spacing w:before="160"/>
      <w:jc w:val="center"/>
    </w:pPr>
    <w:rPr>
      <w:i/>
      <w:iCs/>
      <w:color w:val="404040" w:themeColor="text1" w:themeTint="BF"/>
    </w:rPr>
  </w:style>
  <w:style w:type="character" w:customStyle="1" w:styleId="QuoteChar">
    <w:name w:val="Quote Char"/>
    <w:basedOn w:val="DefaultParagraphFont"/>
    <w:link w:val="Quote"/>
    <w:uiPriority w:val="29"/>
    <w:rsid w:val="00901FAE"/>
    <w:rPr>
      <w:i/>
      <w:iCs/>
      <w:color w:val="404040" w:themeColor="text1" w:themeTint="BF"/>
    </w:rPr>
  </w:style>
  <w:style w:type="paragraph" w:styleId="ListParagraph">
    <w:name w:val="List Paragraph"/>
    <w:basedOn w:val="Normal"/>
    <w:uiPriority w:val="34"/>
    <w:qFormat/>
    <w:rsid w:val="00901FAE"/>
    <w:pPr>
      <w:ind w:left="720"/>
      <w:contextualSpacing/>
    </w:pPr>
  </w:style>
  <w:style w:type="character" w:styleId="IntenseEmphasis">
    <w:name w:val="Intense Emphasis"/>
    <w:basedOn w:val="DefaultParagraphFont"/>
    <w:uiPriority w:val="21"/>
    <w:qFormat/>
    <w:rsid w:val="00901FAE"/>
    <w:rPr>
      <w:i/>
      <w:iCs/>
      <w:color w:val="0F4761" w:themeColor="accent1" w:themeShade="BF"/>
    </w:rPr>
  </w:style>
  <w:style w:type="paragraph" w:styleId="IntenseQuote">
    <w:name w:val="Intense Quote"/>
    <w:basedOn w:val="Normal"/>
    <w:next w:val="Normal"/>
    <w:link w:val="IntenseQuoteChar"/>
    <w:uiPriority w:val="30"/>
    <w:qFormat/>
    <w:rsid w:val="00901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FAE"/>
    <w:rPr>
      <w:i/>
      <w:iCs/>
      <w:color w:val="0F4761" w:themeColor="accent1" w:themeShade="BF"/>
    </w:rPr>
  </w:style>
  <w:style w:type="character" w:styleId="IntenseReference">
    <w:name w:val="Intense Reference"/>
    <w:basedOn w:val="DefaultParagraphFont"/>
    <w:uiPriority w:val="32"/>
    <w:qFormat/>
    <w:rsid w:val="00901FAE"/>
    <w:rPr>
      <w:b/>
      <w:bCs/>
      <w:smallCaps/>
      <w:color w:val="0F4761" w:themeColor="accent1" w:themeShade="BF"/>
      <w:spacing w:val="5"/>
    </w:rPr>
  </w:style>
  <w:style w:type="paragraph" w:styleId="Revision">
    <w:name w:val="Revision"/>
    <w:hidden/>
    <w:uiPriority w:val="99"/>
    <w:semiHidden/>
    <w:rsid w:val="004E7A59"/>
    <w:pPr>
      <w:spacing w:after="0" w:line="240" w:lineRule="auto"/>
    </w:pPr>
  </w:style>
  <w:style w:type="character" w:styleId="CommentReference">
    <w:name w:val="annotation reference"/>
    <w:basedOn w:val="DefaultParagraphFont"/>
    <w:uiPriority w:val="99"/>
    <w:semiHidden/>
    <w:unhideWhenUsed/>
    <w:rsid w:val="00034BBC"/>
    <w:rPr>
      <w:sz w:val="16"/>
      <w:szCs w:val="16"/>
    </w:rPr>
  </w:style>
  <w:style w:type="paragraph" w:styleId="CommentText">
    <w:name w:val="annotation text"/>
    <w:basedOn w:val="Normal"/>
    <w:link w:val="CommentTextChar"/>
    <w:uiPriority w:val="99"/>
    <w:unhideWhenUsed/>
    <w:rsid w:val="00034BBC"/>
    <w:pPr>
      <w:spacing w:line="240" w:lineRule="auto"/>
    </w:pPr>
    <w:rPr>
      <w:sz w:val="20"/>
      <w:szCs w:val="20"/>
    </w:rPr>
  </w:style>
  <w:style w:type="character" w:customStyle="1" w:styleId="CommentTextChar">
    <w:name w:val="Comment Text Char"/>
    <w:basedOn w:val="DefaultParagraphFont"/>
    <w:link w:val="CommentText"/>
    <w:uiPriority w:val="99"/>
    <w:rsid w:val="00034BBC"/>
    <w:rPr>
      <w:sz w:val="20"/>
      <w:szCs w:val="20"/>
    </w:rPr>
  </w:style>
  <w:style w:type="paragraph" w:styleId="CommentSubject">
    <w:name w:val="annotation subject"/>
    <w:basedOn w:val="CommentText"/>
    <w:next w:val="CommentText"/>
    <w:link w:val="CommentSubjectChar"/>
    <w:uiPriority w:val="99"/>
    <w:semiHidden/>
    <w:unhideWhenUsed/>
    <w:rsid w:val="00034BBC"/>
    <w:rPr>
      <w:b/>
      <w:bCs/>
    </w:rPr>
  </w:style>
  <w:style w:type="character" w:customStyle="1" w:styleId="CommentSubjectChar">
    <w:name w:val="Comment Subject Char"/>
    <w:basedOn w:val="CommentTextChar"/>
    <w:link w:val="CommentSubject"/>
    <w:uiPriority w:val="99"/>
    <w:semiHidden/>
    <w:rsid w:val="00034B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1310</Words>
  <Characters>7472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Brasse</dc:creator>
  <cp:keywords/>
  <dc:description/>
  <cp:lastModifiedBy>Chris Haritun</cp:lastModifiedBy>
  <cp:revision>5</cp:revision>
  <dcterms:created xsi:type="dcterms:W3CDTF">2026-10-06T17:41:00Z</dcterms:created>
  <dcterms:modified xsi:type="dcterms:W3CDTF">2026-10-10T19:03:00Z</dcterms:modified>
</cp:coreProperties>
</file>